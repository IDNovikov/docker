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9EC" w:rsidRDefault="00D82F47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F47" w:rsidTr="00D82F47">
        <w:tc>
          <w:tcPr>
            <w:tcW w:w="4672" w:type="dxa"/>
          </w:tcPr>
          <w:p w:rsidR="00D82F47" w:rsidRDefault="00D82F4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run</w:t>
            </w:r>
          </w:p>
        </w:tc>
        <w:tc>
          <w:tcPr>
            <w:tcW w:w="4673" w:type="dxa"/>
          </w:tcPr>
          <w:p w:rsidR="00D82F47" w:rsidRPr="00D82F47" w:rsidRDefault="00D82F47" w:rsidP="00D82F47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  <w:r>
              <w:t>Запуск контейнера</w:t>
            </w:r>
          </w:p>
        </w:tc>
      </w:tr>
      <w:tr w:rsidR="00D82F47" w:rsidTr="00D82F47">
        <w:tc>
          <w:tcPr>
            <w:tcW w:w="4672" w:type="dxa"/>
          </w:tcPr>
          <w:p w:rsidR="00D82F47" w:rsidRDefault="00D82F47">
            <w:r>
              <w:t xml:space="preserve">Сигнатура </w:t>
            </w:r>
          </w:p>
          <w:p w:rsidR="00D82F47" w:rsidRPr="00D82F47" w:rsidRDefault="00D82F47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docker</w:t>
            </w:r>
            <w:proofErr w:type="spellEnd"/>
            <w:proofErr w:type="gramEnd"/>
            <w:r>
              <w:rPr>
                <w:lang w:val="en-US"/>
              </w:rPr>
              <w:t xml:space="preserve"> run [OPTIONS] IMAGE [:TAG|@DIGEST] [COMMAND] [ARG…]</w:t>
            </w:r>
          </w:p>
        </w:tc>
        <w:tc>
          <w:tcPr>
            <w:tcW w:w="4673" w:type="dxa"/>
          </w:tcPr>
          <w:p w:rsidR="00D82F47" w:rsidRDefault="00D82F47">
            <w:pPr>
              <w:rPr>
                <w:lang w:val="en-US"/>
              </w:rPr>
            </w:pPr>
          </w:p>
        </w:tc>
      </w:tr>
      <w:tr w:rsidR="00D82F47" w:rsidTr="00D82F47">
        <w:tc>
          <w:tcPr>
            <w:tcW w:w="4672" w:type="dxa"/>
          </w:tcPr>
          <w:p w:rsidR="00D82F47" w:rsidRPr="00D82F47" w:rsidRDefault="00D82F47">
            <w:r>
              <w:t>Флаги:</w:t>
            </w:r>
          </w:p>
        </w:tc>
        <w:tc>
          <w:tcPr>
            <w:tcW w:w="4673" w:type="dxa"/>
          </w:tcPr>
          <w:p w:rsidR="00D82F47" w:rsidRDefault="00D82F47">
            <w:pPr>
              <w:rPr>
                <w:lang w:val="en-US"/>
              </w:rPr>
            </w:pPr>
          </w:p>
        </w:tc>
      </w:tr>
      <w:tr w:rsidR="00D82F47" w:rsidRPr="00D82F47" w:rsidTr="00D82F47">
        <w:tc>
          <w:tcPr>
            <w:tcW w:w="4672" w:type="dxa"/>
          </w:tcPr>
          <w:p w:rsidR="00D82F47" w:rsidRPr="00D82F47" w:rsidRDefault="00D82F47">
            <w:pPr>
              <w:rPr>
                <w:lang w:val="en-US"/>
              </w:rPr>
            </w:pPr>
            <w:r>
              <w:t>-</w:t>
            </w:r>
            <w:r>
              <w:rPr>
                <w:lang w:val="en-US"/>
              </w:rPr>
              <w:t>d</w:t>
            </w:r>
          </w:p>
        </w:tc>
        <w:tc>
          <w:tcPr>
            <w:tcW w:w="4673" w:type="dxa"/>
          </w:tcPr>
          <w:p w:rsidR="00D82F47" w:rsidRPr="00D82F47" w:rsidRDefault="00D82F47">
            <w:r>
              <w:t>запуск контейнера в качестве отдельного процесса</w:t>
            </w:r>
          </w:p>
        </w:tc>
      </w:tr>
      <w:tr w:rsidR="00D82F47" w:rsidRPr="00D82F47" w:rsidTr="00D82F47">
        <w:tc>
          <w:tcPr>
            <w:tcW w:w="4672" w:type="dxa"/>
          </w:tcPr>
          <w:p w:rsidR="00D82F47" w:rsidRDefault="00D82F47">
            <w:pPr>
              <w:rPr>
                <w:lang w:val="en-US"/>
              </w:rPr>
            </w:pPr>
            <w:r>
              <w:t>-</w:t>
            </w:r>
            <w:r>
              <w:rPr>
                <w:lang w:val="en-US"/>
              </w:rPr>
              <w:t>p</w:t>
            </w:r>
          </w:p>
          <w:p w:rsid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:rsidR="00D82F47" w:rsidRP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-p 3000:3000</w:t>
            </w:r>
          </w:p>
        </w:tc>
        <w:tc>
          <w:tcPr>
            <w:tcW w:w="4673" w:type="dxa"/>
          </w:tcPr>
          <w:p w:rsidR="00D82F47" w:rsidRPr="00D82F47" w:rsidRDefault="00D82F47">
            <w:r>
              <w:t xml:space="preserve"> публикация открытого порта в интерфейсе хоста (</w:t>
            </w:r>
            <w:proofErr w:type="gramStart"/>
            <w:r>
              <w:rPr>
                <w:lang w:val="en-US"/>
              </w:rPr>
              <w:t>HOST</w:t>
            </w:r>
            <w:r w:rsidRPr="00D82F47">
              <w:t>:</w:t>
            </w:r>
            <w:r>
              <w:rPr>
                <w:lang w:val="en-US"/>
              </w:rPr>
              <w:t>CONTAINER</w:t>
            </w:r>
            <w:proofErr w:type="gramEnd"/>
            <w:r w:rsidRPr="00D82F47">
              <w:t>)</w:t>
            </w:r>
          </w:p>
          <w:p w:rsidR="00D82F47" w:rsidRPr="00D82F47" w:rsidRDefault="00D82F47"/>
        </w:tc>
      </w:tr>
      <w:tr w:rsidR="00D82F47" w:rsidRPr="00D82F47" w:rsidTr="00D82F47">
        <w:tc>
          <w:tcPr>
            <w:tcW w:w="4672" w:type="dxa"/>
          </w:tcPr>
          <w:p w:rsidR="00D82F47" w:rsidRP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-t</w:t>
            </w:r>
          </w:p>
        </w:tc>
        <w:tc>
          <w:tcPr>
            <w:tcW w:w="4673" w:type="dxa"/>
          </w:tcPr>
          <w:p w:rsidR="00D82F47" w:rsidRPr="00D82F47" w:rsidRDefault="00D82F47">
            <w:r>
              <w:t xml:space="preserve">выделение </w:t>
            </w:r>
            <w:proofErr w:type="spellStart"/>
            <w:proofErr w:type="gramStart"/>
            <w:r>
              <w:t>псевдотерминала</w:t>
            </w:r>
            <w:proofErr w:type="spellEnd"/>
            <w:r>
              <w:t xml:space="preserve"> ?</w:t>
            </w:r>
            <w:proofErr w:type="gramEnd"/>
          </w:p>
        </w:tc>
      </w:tr>
      <w:tr w:rsidR="00D82F47" w:rsidRPr="00D82F47" w:rsidTr="00D82F47">
        <w:tc>
          <w:tcPr>
            <w:tcW w:w="4672" w:type="dxa"/>
          </w:tcPr>
          <w:p w:rsidR="00D82F47" w:rsidRP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4673" w:type="dxa"/>
          </w:tcPr>
          <w:p w:rsidR="00D82F47" w:rsidRPr="00D82F47" w:rsidRDefault="00D82F47">
            <w:r>
              <w:t xml:space="preserve">оставить </w:t>
            </w:r>
            <w:r>
              <w:rPr>
                <w:lang w:val="en-US"/>
              </w:rPr>
              <w:t>STDIN</w:t>
            </w:r>
            <w:r>
              <w:t xml:space="preserve"> открытым без присоединения к терминалу</w:t>
            </w:r>
          </w:p>
        </w:tc>
      </w:tr>
      <w:tr w:rsidR="00D82F47" w:rsidRPr="00D82F47" w:rsidTr="00D82F47">
        <w:tc>
          <w:tcPr>
            <w:tcW w:w="4672" w:type="dxa"/>
          </w:tcPr>
          <w:p w:rsidR="00D82F47" w:rsidRP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--name</w:t>
            </w:r>
          </w:p>
        </w:tc>
        <w:tc>
          <w:tcPr>
            <w:tcW w:w="4673" w:type="dxa"/>
          </w:tcPr>
          <w:p w:rsidR="00D82F47" w:rsidRPr="00D82F47" w:rsidRDefault="00D82F47">
            <w:r>
              <w:t>название контейнера</w:t>
            </w:r>
          </w:p>
        </w:tc>
      </w:tr>
      <w:tr w:rsidR="00D82F47" w:rsidRPr="00D82F47" w:rsidTr="00D82F47">
        <w:tc>
          <w:tcPr>
            <w:tcW w:w="4672" w:type="dxa"/>
          </w:tcPr>
          <w:p w:rsid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  <w:proofErr w:type="spellStart"/>
            <w:r>
              <w:rPr>
                <w:lang w:val="en-US"/>
              </w:rPr>
              <w:t>rm</w:t>
            </w:r>
            <w:proofErr w:type="spellEnd"/>
          </w:p>
        </w:tc>
        <w:tc>
          <w:tcPr>
            <w:tcW w:w="4673" w:type="dxa"/>
          </w:tcPr>
          <w:p w:rsidR="00D82F47" w:rsidRPr="00D82F47" w:rsidRDefault="00D82F47">
            <w:r>
              <w:t>очистка системы при остановке/удалении контейнера</w:t>
            </w:r>
          </w:p>
        </w:tc>
      </w:tr>
      <w:tr w:rsidR="00D82F47" w:rsidRPr="00D82F47" w:rsidTr="00D82F47">
        <w:tc>
          <w:tcPr>
            <w:tcW w:w="4672" w:type="dxa"/>
          </w:tcPr>
          <w:p w:rsid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--restart</w:t>
            </w:r>
          </w:p>
        </w:tc>
        <w:tc>
          <w:tcPr>
            <w:tcW w:w="4673" w:type="dxa"/>
          </w:tcPr>
          <w:p w:rsidR="00D82F47" w:rsidRPr="00D82F47" w:rsidRDefault="00D82F47">
            <w:pPr>
              <w:rPr>
                <w:lang w:val="en-US"/>
              </w:rPr>
            </w:pPr>
            <w:r>
              <w:t>политика</w:t>
            </w:r>
            <w:r w:rsidRPr="00D82F47">
              <w:rPr>
                <w:lang w:val="en-US"/>
              </w:rPr>
              <w:t xml:space="preserve"> </w:t>
            </w:r>
            <w:r>
              <w:t>перезапуска</w:t>
            </w:r>
            <w:r w:rsidRPr="00D82F47">
              <w:rPr>
                <w:lang w:val="en-US"/>
              </w:rPr>
              <w:t xml:space="preserve"> </w:t>
            </w:r>
          </w:p>
          <w:p w:rsid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no (default)</w:t>
            </w:r>
          </w:p>
          <w:p w:rsidR="00D82F47" w:rsidRP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on-failure[:max-retries] | always | unless-stopped</w:t>
            </w:r>
          </w:p>
        </w:tc>
      </w:tr>
      <w:tr w:rsidR="00D82F47" w:rsidRPr="00D82F47" w:rsidTr="00D82F47">
        <w:tc>
          <w:tcPr>
            <w:tcW w:w="4672" w:type="dxa"/>
          </w:tcPr>
          <w:p w:rsid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-e</w:t>
            </w:r>
          </w:p>
        </w:tc>
        <w:tc>
          <w:tcPr>
            <w:tcW w:w="4673" w:type="dxa"/>
          </w:tcPr>
          <w:p w:rsidR="00D82F47" w:rsidRDefault="00D82F47">
            <w:r>
              <w:t xml:space="preserve">установка переменной среды окружения </w:t>
            </w:r>
          </w:p>
          <w:p w:rsidR="00D82F47" w:rsidRPr="00D82F47" w:rsidRDefault="00D82F47">
            <w:r>
              <w:t>-</w:t>
            </w:r>
            <w:r>
              <w:rPr>
                <w:lang w:val="en-US"/>
              </w:rPr>
              <w:t>e</w:t>
            </w:r>
            <w:r>
              <w:t xml:space="preserve"> </w:t>
            </w:r>
            <w:proofErr w:type="spellStart"/>
            <w:r>
              <w:rPr>
                <w:lang w:val="en-US"/>
              </w:rPr>
              <w:t>prodaction</w:t>
            </w:r>
            <w:proofErr w:type="spellEnd"/>
          </w:p>
        </w:tc>
      </w:tr>
      <w:tr w:rsidR="00D82F47" w:rsidRPr="00D82F47" w:rsidTr="00D82F47">
        <w:tc>
          <w:tcPr>
            <w:tcW w:w="4672" w:type="dxa"/>
          </w:tcPr>
          <w:p w:rsid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-v</w:t>
            </w:r>
          </w:p>
        </w:tc>
        <w:tc>
          <w:tcPr>
            <w:tcW w:w="4673" w:type="dxa"/>
          </w:tcPr>
          <w:p w:rsidR="00D82F47" w:rsidRDefault="00D82F47">
            <w:r>
              <w:t xml:space="preserve">привязка распределенной файловой системы </w:t>
            </w:r>
            <w:r w:rsidRPr="00D82F47">
              <w:t>(</w:t>
            </w:r>
            <w:r>
              <w:rPr>
                <w:lang w:val="en-US"/>
              </w:rPr>
              <w:t>name</w:t>
            </w:r>
            <w:r w:rsidRPr="00D82F47">
              <w:t>:/</w:t>
            </w:r>
            <w:r>
              <w:rPr>
                <w:lang w:val="en-US"/>
              </w:rPr>
              <w:t>path</w:t>
            </w:r>
            <w:r w:rsidRPr="00D82F47">
              <w:t>/</w:t>
            </w:r>
            <w:r>
              <w:rPr>
                <w:lang w:val="en-US"/>
              </w:rPr>
              <w:t>to</w:t>
            </w:r>
            <w:r w:rsidRPr="00D82F47">
              <w:t>/</w:t>
            </w:r>
            <w:r>
              <w:rPr>
                <w:lang w:val="en-US"/>
              </w:rPr>
              <w:t>file</w:t>
            </w:r>
            <w:r w:rsidRPr="00D82F47">
              <w:t>)</w:t>
            </w:r>
          </w:p>
          <w:p w:rsidR="00D82F47" w:rsidRP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 xml:space="preserve">-v </w:t>
            </w:r>
            <w:proofErr w:type="spellStart"/>
            <w:r>
              <w:rPr>
                <w:lang w:val="en-US"/>
              </w:rPr>
              <w:t>mydb</w:t>
            </w:r>
            <w:proofErr w:type="spellEnd"/>
            <w:r>
              <w:rPr>
                <w:lang w:val="en-US"/>
              </w:rPr>
              <w:t>:/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mydb</w:t>
            </w:r>
            <w:proofErr w:type="spellEnd"/>
          </w:p>
        </w:tc>
      </w:tr>
      <w:tr w:rsidR="00D82F47" w:rsidRPr="00D82F47" w:rsidTr="00D82F47">
        <w:tc>
          <w:tcPr>
            <w:tcW w:w="4672" w:type="dxa"/>
          </w:tcPr>
          <w:p w:rsidR="00D82F47" w:rsidRDefault="00D82F47">
            <w:pPr>
              <w:rPr>
                <w:lang w:val="en-US"/>
              </w:rPr>
            </w:pPr>
            <w:r>
              <w:rPr>
                <w:lang w:val="en-US"/>
              </w:rPr>
              <w:t>-w</w:t>
            </w:r>
          </w:p>
        </w:tc>
        <w:tc>
          <w:tcPr>
            <w:tcW w:w="4673" w:type="dxa"/>
          </w:tcPr>
          <w:p w:rsidR="00D82F47" w:rsidRPr="00D82F47" w:rsidRDefault="00D82F47">
            <w:r>
              <w:t>установка рабочей директории</w:t>
            </w:r>
          </w:p>
        </w:tc>
      </w:tr>
      <w:tr w:rsidR="00B72643" w:rsidRPr="00D82F47" w:rsidTr="00D82F47">
        <w:tc>
          <w:tcPr>
            <w:tcW w:w="4672" w:type="dxa"/>
          </w:tcPr>
          <w:p w:rsidR="00B72643" w:rsidRDefault="00B72643">
            <w:pPr>
              <w:rPr>
                <w:lang w:val="en-US"/>
              </w:rPr>
            </w:pPr>
            <w:r>
              <w:rPr>
                <w:lang w:val="en-US"/>
              </w:rPr>
              <w:t xml:space="preserve">\ </w:t>
            </w:r>
          </w:p>
        </w:tc>
        <w:tc>
          <w:tcPr>
            <w:tcW w:w="4673" w:type="dxa"/>
          </w:tcPr>
          <w:p w:rsidR="00B72643" w:rsidRDefault="00B72643">
            <w:r>
              <w:t>разделение команд на строки</w:t>
            </w:r>
          </w:p>
        </w:tc>
      </w:tr>
      <w:tr w:rsidR="00B72643" w:rsidRPr="00B72643" w:rsidTr="0022596B">
        <w:tc>
          <w:tcPr>
            <w:tcW w:w="9345" w:type="dxa"/>
            <w:gridSpan w:val="2"/>
          </w:tcPr>
          <w:p w:rsidR="00B72643" w:rsidRDefault="00B72643">
            <w:r>
              <w:t xml:space="preserve">Запускаем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 w:rsidRPr="00B72643">
              <w:t xml:space="preserve"> </w:t>
            </w:r>
            <w:r>
              <w:t xml:space="preserve">контейнер </w:t>
            </w:r>
          </w:p>
          <w:p w:rsidR="00B72643" w:rsidRPr="00B72643" w:rsidRDefault="00B72643">
            <w:proofErr w:type="spellStart"/>
            <w:r>
              <w:rPr>
                <w:lang w:val="en-US"/>
              </w:rPr>
              <w:t>docker</w:t>
            </w:r>
            <w:proofErr w:type="spellEnd"/>
            <w:r w:rsidRPr="00B72643">
              <w:t xml:space="preserve"> </w:t>
            </w:r>
            <w:r>
              <w:rPr>
                <w:lang w:val="en-US"/>
              </w:rPr>
              <w:t>run</w:t>
            </w:r>
            <w:r w:rsidRPr="00B72643">
              <w:t xml:space="preserve"> –</w:t>
            </w:r>
            <w:proofErr w:type="spellStart"/>
            <w:r>
              <w:rPr>
                <w:lang w:val="en-US"/>
              </w:rPr>
              <w:t>rm</w:t>
            </w:r>
            <w:proofErr w:type="spellEnd"/>
            <w:r w:rsidRPr="00B72643">
              <w:t xml:space="preserve"> \</w:t>
            </w:r>
          </w:p>
          <w:p w:rsidR="00B72643" w:rsidRDefault="00B72643">
            <w:r w:rsidRPr="00B72643">
              <w:t>#</w:t>
            </w:r>
            <w:r>
              <w:t>название контейнера</w:t>
            </w:r>
          </w:p>
          <w:p w:rsidR="00B72643" w:rsidRPr="00B72643" w:rsidRDefault="00B72643">
            <w:r w:rsidRPr="00B72643">
              <w:t>--</w:t>
            </w:r>
            <w:r>
              <w:rPr>
                <w:lang w:val="en-US"/>
              </w:rPr>
              <w:t>name</w:t>
            </w:r>
            <w:r w:rsidRPr="00B72643">
              <w:t xml:space="preserve">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>
              <w:rPr>
                <w:lang w:val="en-US"/>
              </w:rPr>
              <w:t>\</w:t>
            </w:r>
          </w:p>
          <w:p w:rsidR="00B72643" w:rsidRDefault="00B72643">
            <w:r w:rsidRPr="00B72643">
              <w:t>#</w:t>
            </w:r>
            <w:r>
              <w:t>пользователь</w:t>
            </w:r>
          </w:p>
          <w:p w:rsidR="00B72643" w:rsidRPr="00B72643" w:rsidRDefault="00B72643">
            <w:r w:rsidRPr="00B72643">
              <w:t>-</w:t>
            </w:r>
            <w:r>
              <w:rPr>
                <w:lang w:val="en-US"/>
              </w:rPr>
              <w:t>e</w:t>
            </w:r>
            <w:r w:rsidRPr="00B72643">
              <w:t xml:space="preserve"> </w:t>
            </w:r>
            <w:r>
              <w:rPr>
                <w:lang w:val="en-US"/>
              </w:rPr>
              <w:t>POSTGRES</w:t>
            </w:r>
            <w:r w:rsidRPr="00B72643">
              <w:t>_</w:t>
            </w:r>
            <w:r>
              <w:rPr>
                <w:lang w:val="en-US"/>
              </w:rPr>
              <w:t>USER</w:t>
            </w:r>
            <w:r w:rsidRPr="00B72643">
              <w:t>=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>
              <w:rPr>
                <w:lang w:val="en-US"/>
              </w:rPr>
              <w:t>\</w:t>
            </w:r>
          </w:p>
          <w:p w:rsidR="00B72643" w:rsidRPr="00B72643" w:rsidRDefault="00B72643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r>
              <w:t>пароль</w:t>
            </w:r>
          </w:p>
          <w:p w:rsidR="00B72643" w:rsidRDefault="00B72643">
            <w:pPr>
              <w:rPr>
                <w:lang w:val="en-US"/>
              </w:rPr>
            </w:pPr>
            <w:r>
              <w:rPr>
                <w:lang w:val="en-US"/>
              </w:rPr>
              <w:t>-e POSTGRES_PASSWORD=12345\</w:t>
            </w:r>
          </w:p>
          <w:p w:rsidR="00B72643" w:rsidRPr="00B72643" w:rsidRDefault="00B72643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r>
              <w:t>название</w:t>
            </w:r>
            <w:r w:rsidRPr="00B72643">
              <w:rPr>
                <w:lang w:val="en-US"/>
              </w:rPr>
              <w:t xml:space="preserve"> </w:t>
            </w:r>
            <w:r>
              <w:t>БД</w:t>
            </w:r>
          </w:p>
          <w:p w:rsidR="00B72643" w:rsidRDefault="00B72643">
            <w:pPr>
              <w:rPr>
                <w:lang w:val="en-US"/>
              </w:rPr>
            </w:pPr>
            <w:r w:rsidRPr="00B72643">
              <w:rPr>
                <w:lang w:val="en-US"/>
              </w:rPr>
              <w:t>-</w:t>
            </w:r>
            <w:r>
              <w:rPr>
                <w:lang w:val="en-US"/>
              </w:rPr>
              <w:t>e POSTGRES_DB=</w:t>
            </w:r>
            <w:proofErr w:type="spellStart"/>
            <w:r>
              <w:rPr>
                <w:lang w:val="en-US"/>
              </w:rPr>
              <w:t>mydb</w:t>
            </w:r>
            <w:proofErr w:type="spellEnd"/>
            <w:r>
              <w:rPr>
                <w:lang w:val="en-US"/>
              </w:rPr>
              <w:t xml:space="preserve"> \</w:t>
            </w:r>
          </w:p>
          <w:p w:rsidR="00B72643" w:rsidRDefault="00B72643">
            <w:r w:rsidRPr="00B72643">
              <w:t>#</w:t>
            </w:r>
            <w:r>
              <w:t>автономный режим и порт</w:t>
            </w:r>
          </w:p>
          <w:p w:rsidR="00B72643" w:rsidRPr="00B72643" w:rsidRDefault="00B72643">
            <w:r>
              <w:t>-</w:t>
            </w:r>
            <w:proofErr w:type="spellStart"/>
            <w:r>
              <w:rPr>
                <w:lang w:val="en-US"/>
              </w:rPr>
              <w:t>dp</w:t>
            </w:r>
            <w:proofErr w:type="spellEnd"/>
            <w:r w:rsidRPr="00B72643">
              <w:t xml:space="preserve"> 5432:5432 \</w:t>
            </w:r>
          </w:p>
          <w:p w:rsidR="00B72643" w:rsidRDefault="00B72643">
            <w:r w:rsidRPr="00B72643">
              <w:t>#</w:t>
            </w:r>
            <w:r>
              <w:t>том для хранения данных</w:t>
            </w:r>
          </w:p>
          <w:p w:rsidR="00B72643" w:rsidRDefault="00B72643">
            <w:pPr>
              <w:rPr>
                <w:lang w:val="en-US"/>
              </w:rPr>
            </w:pPr>
            <w:r w:rsidRPr="00B72643">
              <w:rPr>
                <w:lang w:val="en-US"/>
              </w:rPr>
              <w:t>-</w:t>
            </w:r>
            <w:r>
              <w:rPr>
                <w:lang w:val="en-US"/>
              </w:rPr>
              <w:t>v $HOME/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>/volumes/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>
              <w:rPr>
                <w:lang w:val="en-US"/>
              </w:rPr>
              <w:t>:/</w:t>
            </w:r>
            <w:proofErr w:type="spellStart"/>
            <w:r>
              <w:rPr>
                <w:lang w:val="en-US"/>
              </w:rPr>
              <w:t>var</w:t>
            </w:r>
            <w:proofErr w:type="spellEnd"/>
            <w:r>
              <w:rPr>
                <w:lang w:val="en-US"/>
              </w:rPr>
              <w:t>/lib/</w:t>
            </w:r>
            <w:proofErr w:type="spellStart"/>
            <w:r>
              <w:rPr>
                <w:lang w:val="en-US"/>
              </w:rPr>
              <w:t>postgresql</w:t>
            </w:r>
            <w:proofErr w:type="spellEnd"/>
            <w:r>
              <w:rPr>
                <w:lang w:val="en-US"/>
              </w:rPr>
              <w:t>/data \</w:t>
            </w:r>
          </w:p>
          <w:p w:rsidR="00B72643" w:rsidRDefault="00B72643">
            <w:r>
              <w:rPr>
                <w:lang w:val="en-US"/>
              </w:rPr>
              <w:t>#</w:t>
            </w:r>
            <w:r>
              <w:t>образ</w:t>
            </w:r>
          </w:p>
          <w:p w:rsidR="00B72643" w:rsidRPr="00B72643" w:rsidRDefault="00B7264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postgres</w:t>
            </w:r>
            <w:proofErr w:type="spellEnd"/>
          </w:p>
        </w:tc>
      </w:tr>
      <w:tr w:rsidR="00D82F47" w:rsidRPr="00B72643" w:rsidTr="00D82F47">
        <w:tc>
          <w:tcPr>
            <w:tcW w:w="4672" w:type="dxa"/>
          </w:tcPr>
          <w:p w:rsidR="00D82F47" w:rsidRPr="00B72643" w:rsidRDefault="00B7264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build</w:t>
            </w:r>
          </w:p>
        </w:tc>
        <w:tc>
          <w:tcPr>
            <w:tcW w:w="4673" w:type="dxa"/>
          </w:tcPr>
          <w:p w:rsidR="00D82F47" w:rsidRPr="00B72643" w:rsidRDefault="00B72643">
            <w:r>
              <w:t xml:space="preserve">создание образа на основе файла </w:t>
            </w:r>
            <w:proofErr w:type="spellStart"/>
            <w:r>
              <w:rPr>
                <w:lang w:val="en-US"/>
              </w:rPr>
              <w:t>Dockerfile</w:t>
            </w:r>
            <w:proofErr w:type="spellEnd"/>
            <w:r w:rsidRPr="00B72643">
              <w:t xml:space="preserve"> </w:t>
            </w:r>
            <w:r>
              <w:t>и контекста</w:t>
            </w:r>
          </w:p>
        </w:tc>
      </w:tr>
      <w:tr w:rsidR="00D82F47" w:rsidRPr="00B72643" w:rsidTr="00D82F47">
        <w:tc>
          <w:tcPr>
            <w:tcW w:w="4672" w:type="dxa"/>
          </w:tcPr>
          <w:p w:rsidR="00D82F47" w:rsidRPr="00B72643" w:rsidRDefault="00B72643">
            <w:pPr>
              <w:rPr>
                <w:lang w:val="en-US"/>
              </w:rPr>
            </w:pPr>
            <w:r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dockerignore</w:t>
            </w:r>
            <w:proofErr w:type="spellEnd"/>
          </w:p>
        </w:tc>
        <w:tc>
          <w:tcPr>
            <w:tcW w:w="4673" w:type="dxa"/>
          </w:tcPr>
          <w:p w:rsidR="00D82F47" w:rsidRPr="00B72643" w:rsidRDefault="004B2E70">
            <w:r>
              <w:t>исключение файлов из сборки образа</w:t>
            </w:r>
          </w:p>
        </w:tc>
      </w:tr>
      <w:tr w:rsidR="00D82F47" w:rsidRPr="004B2E70" w:rsidTr="00D82F47">
        <w:tc>
          <w:tcPr>
            <w:tcW w:w="4672" w:type="dxa"/>
          </w:tcPr>
          <w:p w:rsidR="00D82F47" w:rsidRPr="004B2E70" w:rsidRDefault="004B2E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build [OPTIONS] PATH | URL</w:t>
            </w:r>
          </w:p>
        </w:tc>
        <w:tc>
          <w:tcPr>
            <w:tcW w:w="4673" w:type="dxa"/>
          </w:tcPr>
          <w:p w:rsidR="00D82F47" w:rsidRPr="004B2E70" w:rsidRDefault="00D82F47">
            <w:pPr>
              <w:rPr>
                <w:lang w:val="en-US"/>
              </w:rPr>
            </w:pPr>
          </w:p>
        </w:tc>
      </w:tr>
      <w:tr w:rsidR="00D82F47" w:rsidRPr="004B2E70" w:rsidTr="00D82F47">
        <w:tc>
          <w:tcPr>
            <w:tcW w:w="4672" w:type="dxa"/>
          </w:tcPr>
          <w:p w:rsidR="00D82F47" w:rsidRPr="004B2E70" w:rsidRDefault="004B2E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exec </w:t>
            </w:r>
          </w:p>
        </w:tc>
        <w:tc>
          <w:tcPr>
            <w:tcW w:w="4673" w:type="dxa"/>
          </w:tcPr>
          <w:p w:rsidR="00D82F47" w:rsidRPr="004B2E70" w:rsidRDefault="004B2E70" w:rsidP="004B2E70">
            <w:r>
              <w:t xml:space="preserve">выполнение команды в запущенном контейнере </w:t>
            </w:r>
          </w:p>
        </w:tc>
      </w:tr>
      <w:tr w:rsidR="00D82F47" w:rsidRPr="004B2E70" w:rsidTr="00D82F47">
        <w:tc>
          <w:tcPr>
            <w:tcW w:w="4672" w:type="dxa"/>
          </w:tcPr>
          <w:p w:rsidR="00D82F47" w:rsidRPr="004B2E70" w:rsidRDefault="004B2E7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docker</w:t>
            </w:r>
            <w:proofErr w:type="spellEnd"/>
            <w:proofErr w:type="gramEnd"/>
            <w:r>
              <w:rPr>
                <w:lang w:val="en-US"/>
              </w:rPr>
              <w:t xml:space="preserve"> exec [OPTIONS] CONTAINER COMMAND [ARGS…]</w:t>
            </w:r>
          </w:p>
        </w:tc>
        <w:tc>
          <w:tcPr>
            <w:tcW w:w="4673" w:type="dxa"/>
          </w:tcPr>
          <w:p w:rsidR="00D82F47" w:rsidRPr="004B2E70" w:rsidRDefault="00D82F47">
            <w:pPr>
              <w:rPr>
                <w:lang w:val="en-US"/>
              </w:rPr>
            </w:pPr>
          </w:p>
        </w:tc>
      </w:tr>
      <w:tr w:rsidR="00D82F47" w:rsidRPr="004B2E70" w:rsidTr="00D82F47">
        <w:tc>
          <w:tcPr>
            <w:tcW w:w="4672" w:type="dxa"/>
          </w:tcPr>
          <w:p w:rsidR="00D82F47" w:rsidRPr="004B2E70" w:rsidRDefault="004B2E70">
            <w:pPr>
              <w:rPr>
                <w:lang w:val="en-US"/>
              </w:rPr>
            </w:pPr>
            <w:r>
              <w:rPr>
                <w:lang w:val="en-US"/>
              </w:rPr>
              <w:t>-d</w:t>
            </w:r>
          </w:p>
        </w:tc>
        <w:tc>
          <w:tcPr>
            <w:tcW w:w="4673" w:type="dxa"/>
          </w:tcPr>
          <w:p w:rsidR="00D82F47" w:rsidRPr="004B2E70" w:rsidRDefault="004B2E70">
            <w:r>
              <w:t>выполнение команды в фоновом режиме</w:t>
            </w:r>
          </w:p>
        </w:tc>
      </w:tr>
      <w:tr w:rsidR="00D82F47" w:rsidRPr="004B2E70" w:rsidTr="00D82F47">
        <w:tc>
          <w:tcPr>
            <w:tcW w:w="4672" w:type="dxa"/>
          </w:tcPr>
          <w:p w:rsidR="00D82F47" w:rsidRPr="004B2E70" w:rsidRDefault="004B2E70">
            <w:pPr>
              <w:rPr>
                <w:lang w:val="en-US"/>
              </w:rPr>
            </w:pPr>
            <w:r>
              <w:rPr>
                <w:lang w:val="en-US"/>
              </w:rPr>
              <w:t>-e</w:t>
            </w:r>
          </w:p>
        </w:tc>
        <w:tc>
          <w:tcPr>
            <w:tcW w:w="4673" w:type="dxa"/>
          </w:tcPr>
          <w:p w:rsidR="00D82F47" w:rsidRPr="004B2E70" w:rsidRDefault="004B2E70">
            <w:r>
              <w:t>установка переменной среды окружения</w:t>
            </w:r>
          </w:p>
        </w:tc>
      </w:tr>
      <w:tr w:rsidR="00D82F47" w:rsidRPr="004B2E70" w:rsidTr="00D82F47">
        <w:tc>
          <w:tcPr>
            <w:tcW w:w="4672" w:type="dxa"/>
          </w:tcPr>
          <w:p w:rsidR="00D82F47" w:rsidRPr="004B2E70" w:rsidRDefault="004B2E7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4673" w:type="dxa"/>
          </w:tcPr>
          <w:p w:rsidR="00D82F47" w:rsidRPr="004B2E70" w:rsidRDefault="004B2E70">
            <w:r>
              <w:t xml:space="preserve">оставить </w:t>
            </w:r>
            <w:r>
              <w:rPr>
                <w:lang w:val="en-US"/>
              </w:rPr>
              <w:t xml:space="preserve">`STDIN` </w:t>
            </w:r>
            <w:r>
              <w:t>открытым</w:t>
            </w:r>
          </w:p>
        </w:tc>
      </w:tr>
      <w:tr w:rsidR="00D82F47" w:rsidRPr="004B2E70" w:rsidTr="00D82F47">
        <w:tc>
          <w:tcPr>
            <w:tcW w:w="4672" w:type="dxa"/>
          </w:tcPr>
          <w:p w:rsidR="00D82F47" w:rsidRPr="004B2E70" w:rsidRDefault="004B2E70">
            <w:pPr>
              <w:rPr>
                <w:lang w:val="en-US"/>
              </w:rPr>
            </w:pPr>
            <w:r>
              <w:rPr>
                <w:lang w:val="en-US"/>
              </w:rPr>
              <w:t>-t</w:t>
            </w:r>
          </w:p>
        </w:tc>
        <w:tc>
          <w:tcPr>
            <w:tcW w:w="4673" w:type="dxa"/>
          </w:tcPr>
          <w:p w:rsidR="00D82F47" w:rsidRPr="004B2E70" w:rsidRDefault="004B2E70">
            <w:r>
              <w:t xml:space="preserve">выделение </w:t>
            </w:r>
            <w:proofErr w:type="spellStart"/>
            <w:r>
              <w:t>псевдотерминала</w:t>
            </w:r>
            <w:proofErr w:type="spellEnd"/>
          </w:p>
        </w:tc>
      </w:tr>
      <w:tr w:rsidR="004B2E70" w:rsidRPr="004B2E70" w:rsidTr="00D82F47">
        <w:tc>
          <w:tcPr>
            <w:tcW w:w="4672" w:type="dxa"/>
          </w:tcPr>
          <w:p w:rsidR="004B2E70" w:rsidRDefault="004B2E70">
            <w:pPr>
              <w:rPr>
                <w:lang w:val="en-US"/>
              </w:rPr>
            </w:pPr>
            <w:r>
              <w:rPr>
                <w:lang w:val="en-US"/>
              </w:rPr>
              <w:t>-w</w:t>
            </w:r>
          </w:p>
        </w:tc>
        <w:tc>
          <w:tcPr>
            <w:tcW w:w="4673" w:type="dxa"/>
          </w:tcPr>
          <w:p w:rsidR="004B2E70" w:rsidRPr="004B2E70" w:rsidRDefault="004B2E70">
            <w:r>
              <w:t>определение рабочей директории внутри терминала</w:t>
            </w:r>
          </w:p>
        </w:tc>
      </w:tr>
      <w:tr w:rsidR="004B2E70" w:rsidRPr="004B2E70" w:rsidTr="00D82F47">
        <w:tc>
          <w:tcPr>
            <w:tcW w:w="4672" w:type="dxa"/>
          </w:tcPr>
          <w:p w:rsidR="004C240F" w:rsidRPr="004C240F" w:rsidRDefault="004C240F">
            <w:pPr>
              <w:rPr>
                <w:lang w:val="en-US"/>
              </w:rPr>
            </w:pPr>
            <w:r>
              <w:rPr>
                <w:lang w:val="en-US"/>
              </w:rPr>
              <w:t xml:space="preserve"># - U </w:t>
            </w:r>
            <w:r>
              <w:t xml:space="preserve">пользователь, по умолчанию </w:t>
            </w:r>
            <w:r>
              <w:rPr>
                <w:lang w:val="en-US"/>
              </w:rPr>
              <w:t>root</w:t>
            </w:r>
          </w:p>
          <w:p w:rsidR="004B2E70" w:rsidRPr="004B2E70" w:rsidRDefault="004B2E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exec –it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psql</w:t>
            </w:r>
            <w:proofErr w:type="spellEnd"/>
            <w:r>
              <w:rPr>
                <w:lang w:val="en-US"/>
              </w:rPr>
              <w:t xml:space="preserve"> –U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</w:p>
        </w:tc>
        <w:tc>
          <w:tcPr>
            <w:tcW w:w="4673" w:type="dxa"/>
          </w:tcPr>
          <w:p w:rsidR="004B2E70" w:rsidRPr="004B2E70" w:rsidRDefault="004B2E70">
            <w:pPr>
              <w:rPr>
                <w:lang w:val="en-US"/>
              </w:rPr>
            </w:pPr>
          </w:p>
        </w:tc>
      </w:tr>
      <w:tr w:rsidR="004B2E70" w:rsidRPr="004B2E70" w:rsidTr="00D82F47">
        <w:tc>
          <w:tcPr>
            <w:tcW w:w="4672" w:type="dxa"/>
          </w:tcPr>
          <w:p w:rsidR="004B2E70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ps</w:t>
            </w:r>
            <w:proofErr w:type="spellEnd"/>
          </w:p>
        </w:tc>
        <w:tc>
          <w:tcPr>
            <w:tcW w:w="4673" w:type="dxa"/>
          </w:tcPr>
          <w:p w:rsidR="004B2E70" w:rsidRPr="00805DD8" w:rsidRDefault="00805DD8">
            <w:r>
              <w:t>получение списка контейнеров</w:t>
            </w:r>
          </w:p>
        </w:tc>
      </w:tr>
      <w:tr w:rsidR="004B2E70" w:rsidRPr="004B2E70" w:rsidTr="00D82F47">
        <w:tc>
          <w:tcPr>
            <w:tcW w:w="4672" w:type="dxa"/>
          </w:tcPr>
          <w:p w:rsidR="004B2E70" w:rsidRPr="00805DD8" w:rsidRDefault="00805DD8">
            <w:r>
              <w:t>-а</w:t>
            </w:r>
          </w:p>
        </w:tc>
        <w:tc>
          <w:tcPr>
            <w:tcW w:w="4673" w:type="dxa"/>
          </w:tcPr>
          <w:p w:rsidR="004B2E70" w:rsidRPr="00805DD8" w:rsidRDefault="00805DD8">
            <w:r>
              <w:t>показать все контейнеры</w:t>
            </w:r>
          </w:p>
        </w:tc>
      </w:tr>
      <w:tr w:rsidR="004B2E70" w:rsidRPr="00805DD8" w:rsidTr="00D82F47">
        <w:tc>
          <w:tcPr>
            <w:tcW w:w="4672" w:type="dxa"/>
          </w:tcPr>
          <w:p w:rsidR="004B2E70" w:rsidRPr="004B2E70" w:rsidRDefault="00805DD8">
            <w:pPr>
              <w:rPr>
                <w:lang w:val="en-US"/>
              </w:rPr>
            </w:pPr>
            <w:r>
              <w:rPr>
                <w:lang w:val="en-US"/>
              </w:rPr>
              <w:t>-f</w:t>
            </w:r>
          </w:p>
        </w:tc>
        <w:tc>
          <w:tcPr>
            <w:tcW w:w="4673" w:type="dxa"/>
          </w:tcPr>
          <w:p w:rsidR="004B2E70" w:rsidRPr="00805DD8" w:rsidRDefault="00805DD8">
            <w:r>
              <w:t xml:space="preserve">фильтрация вывода на основе </w:t>
            </w:r>
            <w:proofErr w:type="gramStart"/>
            <w:r>
              <w:t>условий</w:t>
            </w:r>
            <w:r w:rsidRPr="00805DD8">
              <w:t>(</w:t>
            </w:r>
            <w:proofErr w:type="gramEnd"/>
            <w:r w:rsidRPr="00805DD8">
              <w:t>‘</w:t>
            </w:r>
            <w:r>
              <w:rPr>
                <w:lang w:val="en-US"/>
              </w:rPr>
              <w:t>id</w:t>
            </w:r>
            <w:r w:rsidRPr="00805DD8">
              <w:t>’, ‘</w:t>
            </w:r>
            <w:r>
              <w:rPr>
                <w:lang w:val="en-US"/>
              </w:rPr>
              <w:t>name</w:t>
            </w:r>
            <w:r w:rsidRPr="00805DD8">
              <w:t>’, ‘</w:t>
            </w:r>
            <w:r>
              <w:rPr>
                <w:lang w:val="en-US"/>
              </w:rPr>
              <w:t>status</w:t>
            </w:r>
            <w:r w:rsidRPr="00805DD8">
              <w:t>’)</w:t>
            </w:r>
          </w:p>
        </w:tc>
      </w:tr>
      <w:tr w:rsidR="004B2E70" w:rsidRPr="004B2E70" w:rsidTr="00D82F47">
        <w:tc>
          <w:tcPr>
            <w:tcW w:w="4672" w:type="dxa"/>
          </w:tcPr>
          <w:p w:rsidR="004B2E70" w:rsidRPr="004B2E70" w:rsidRDefault="00805DD8">
            <w:pPr>
              <w:rPr>
                <w:lang w:val="en-US"/>
              </w:rPr>
            </w:pPr>
            <w:r>
              <w:rPr>
                <w:lang w:val="en-US"/>
              </w:rPr>
              <w:t>-n</w:t>
            </w:r>
          </w:p>
        </w:tc>
        <w:tc>
          <w:tcPr>
            <w:tcW w:w="4673" w:type="dxa"/>
          </w:tcPr>
          <w:p w:rsidR="004B2E70" w:rsidRPr="00805DD8" w:rsidRDefault="00805DD8">
            <w:r>
              <w:t xml:space="preserve">показать </w:t>
            </w:r>
            <w:r>
              <w:rPr>
                <w:lang w:val="en-US"/>
              </w:rPr>
              <w:t xml:space="preserve">n </w:t>
            </w:r>
            <w:r>
              <w:t>последних контейнеров</w:t>
            </w:r>
          </w:p>
        </w:tc>
      </w:tr>
      <w:tr w:rsidR="004B2E70" w:rsidRPr="004B2E70" w:rsidTr="00D82F47">
        <w:tc>
          <w:tcPr>
            <w:tcW w:w="4672" w:type="dxa"/>
          </w:tcPr>
          <w:p w:rsidR="004B2E70" w:rsidRPr="004B2E70" w:rsidRDefault="00805DD8">
            <w:pPr>
              <w:rPr>
                <w:lang w:val="en-US"/>
              </w:rPr>
            </w:pPr>
            <w:r>
              <w:rPr>
                <w:lang w:val="en-US"/>
              </w:rPr>
              <w:t>-l</w:t>
            </w:r>
          </w:p>
        </w:tc>
        <w:tc>
          <w:tcPr>
            <w:tcW w:w="4673" w:type="dxa"/>
          </w:tcPr>
          <w:p w:rsidR="004B2E70" w:rsidRPr="00805DD8" w:rsidRDefault="00805DD8">
            <w:r>
              <w:t>показать последний созданный контейнер</w:t>
            </w:r>
          </w:p>
        </w:tc>
      </w:tr>
      <w:tr w:rsidR="004B2E70" w:rsidRPr="004B2E70" w:rsidTr="00D82F47">
        <w:tc>
          <w:tcPr>
            <w:tcW w:w="4672" w:type="dxa"/>
          </w:tcPr>
          <w:p w:rsidR="004B2E70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doscker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ps</w:t>
            </w:r>
            <w:proofErr w:type="spellEnd"/>
            <w:r>
              <w:rPr>
                <w:lang w:val="en-US"/>
              </w:rPr>
              <w:t xml:space="preserve"> –f ‘status=paused’</w:t>
            </w:r>
          </w:p>
        </w:tc>
        <w:tc>
          <w:tcPr>
            <w:tcW w:w="4673" w:type="dxa"/>
          </w:tcPr>
          <w:p w:rsidR="004B2E70" w:rsidRPr="004B2E70" w:rsidRDefault="004B2E70">
            <w:pPr>
              <w:rPr>
                <w:lang w:val="en-US"/>
              </w:rPr>
            </w:pPr>
          </w:p>
        </w:tc>
      </w:tr>
      <w:tr w:rsidR="004B2E70" w:rsidRPr="004B2E70" w:rsidTr="00D82F47">
        <w:tc>
          <w:tcPr>
            <w:tcW w:w="4672" w:type="dxa"/>
          </w:tcPr>
          <w:p w:rsidR="004B2E70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images</w:t>
            </w:r>
          </w:p>
        </w:tc>
        <w:tc>
          <w:tcPr>
            <w:tcW w:w="4673" w:type="dxa"/>
          </w:tcPr>
          <w:p w:rsidR="004B2E70" w:rsidRPr="00805DD8" w:rsidRDefault="00805DD8">
            <w:r>
              <w:t xml:space="preserve">получение списка образов 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start CONTAINER</w:t>
            </w:r>
          </w:p>
        </w:tc>
        <w:tc>
          <w:tcPr>
            <w:tcW w:w="4673" w:type="dxa"/>
          </w:tcPr>
          <w:p w:rsidR="00805DD8" w:rsidRPr="00805DD8" w:rsidRDefault="00805DD8">
            <w:r>
              <w:t>запуск контейнера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pause CONTAINER</w:t>
            </w:r>
          </w:p>
        </w:tc>
        <w:tc>
          <w:tcPr>
            <w:tcW w:w="4673" w:type="dxa"/>
          </w:tcPr>
          <w:p w:rsidR="00805DD8" w:rsidRPr="00805DD8" w:rsidRDefault="00805DD8">
            <w:r>
              <w:t xml:space="preserve">пауза всех процессов контейнера 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stop CONTAINER</w:t>
            </w:r>
          </w:p>
        </w:tc>
        <w:tc>
          <w:tcPr>
            <w:tcW w:w="4673" w:type="dxa"/>
          </w:tcPr>
          <w:p w:rsidR="00805DD8" w:rsidRPr="00805DD8" w:rsidRDefault="00805DD8">
            <w:r>
              <w:t>остановка контейнера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kill CONTAINER</w:t>
            </w:r>
          </w:p>
        </w:tc>
        <w:tc>
          <w:tcPr>
            <w:tcW w:w="4673" w:type="dxa"/>
          </w:tcPr>
          <w:p w:rsidR="00805DD8" w:rsidRPr="00805DD8" w:rsidRDefault="00805DD8">
            <w:r>
              <w:t>убийство контейнера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restart CONTAINER</w:t>
            </w:r>
          </w:p>
        </w:tc>
        <w:tc>
          <w:tcPr>
            <w:tcW w:w="4673" w:type="dxa"/>
          </w:tcPr>
          <w:p w:rsidR="00805DD8" w:rsidRPr="00805DD8" w:rsidRDefault="00805DD8">
            <w:r>
              <w:t>перезапуск контейнера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rm</w:t>
            </w:r>
            <w:proofErr w:type="spellEnd"/>
            <w:r>
              <w:rPr>
                <w:lang w:val="en-US"/>
              </w:rPr>
              <w:t xml:space="preserve"> [OPTIONS] CONTAINER</w:t>
            </w:r>
          </w:p>
        </w:tc>
        <w:tc>
          <w:tcPr>
            <w:tcW w:w="4673" w:type="dxa"/>
          </w:tcPr>
          <w:p w:rsidR="00805DD8" w:rsidRPr="00805DD8" w:rsidRDefault="00805DD8">
            <w:r>
              <w:t>удаление остановленного контейнера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r>
              <w:rPr>
                <w:lang w:val="en-US"/>
              </w:rPr>
              <w:t>-f</w:t>
            </w:r>
          </w:p>
        </w:tc>
        <w:tc>
          <w:tcPr>
            <w:tcW w:w="4673" w:type="dxa"/>
          </w:tcPr>
          <w:p w:rsidR="00805DD8" w:rsidRPr="00805DD8" w:rsidRDefault="00805DD8">
            <w:r>
              <w:t>принудительное удаление запущенного контейнера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r>
              <w:rPr>
                <w:lang w:val="en-US"/>
              </w:rPr>
              <w:t>-v</w:t>
            </w:r>
          </w:p>
        </w:tc>
        <w:tc>
          <w:tcPr>
            <w:tcW w:w="4673" w:type="dxa"/>
          </w:tcPr>
          <w:p w:rsidR="00805DD8" w:rsidRPr="00805DD8" w:rsidRDefault="00805DD8">
            <w:r>
              <w:t>удаление анонимных томов контейнера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rmi</w:t>
            </w:r>
            <w:proofErr w:type="spellEnd"/>
            <w:r>
              <w:rPr>
                <w:lang w:val="en-US"/>
              </w:rPr>
              <w:t xml:space="preserve"> IMAGE</w:t>
            </w:r>
          </w:p>
        </w:tc>
        <w:tc>
          <w:tcPr>
            <w:tcW w:w="4673" w:type="dxa"/>
          </w:tcPr>
          <w:p w:rsidR="00805DD8" w:rsidRPr="00805DD8" w:rsidRDefault="00805DD8">
            <w:r>
              <w:t>удаление образа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image COMMAND</w:t>
            </w:r>
          </w:p>
        </w:tc>
        <w:tc>
          <w:tcPr>
            <w:tcW w:w="4673" w:type="dxa"/>
          </w:tcPr>
          <w:p w:rsidR="00805DD8" w:rsidRPr="00B56FA7" w:rsidRDefault="00B56FA7">
            <w:r>
              <w:t>управление образами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container COMMAND</w:t>
            </w:r>
          </w:p>
        </w:tc>
        <w:tc>
          <w:tcPr>
            <w:tcW w:w="4673" w:type="dxa"/>
          </w:tcPr>
          <w:p w:rsidR="00805DD8" w:rsidRPr="00B56FA7" w:rsidRDefault="00B56FA7">
            <w:r>
              <w:t>управление контейнерами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volume COMMAND</w:t>
            </w:r>
          </w:p>
        </w:tc>
        <w:tc>
          <w:tcPr>
            <w:tcW w:w="4673" w:type="dxa"/>
          </w:tcPr>
          <w:p w:rsidR="00805DD8" w:rsidRPr="00B56FA7" w:rsidRDefault="00B56FA7">
            <w:r>
              <w:t>управление томами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805DD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network</w:t>
            </w:r>
            <w:r w:rsidR="00B56FA7">
              <w:rPr>
                <w:lang w:val="en-US"/>
              </w:rPr>
              <w:t xml:space="preserve"> COMMAND</w:t>
            </w:r>
          </w:p>
        </w:tc>
        <w:tc>
          <w:tcPr>
            <w:tcW w:w="4673" w:type="dxa"/>
          </w:tcPr>
          <w:p w:rsidR="00805DD8" w:rsidRPr="00B56FA7" w:rsidRDefault="00B56FA7">
            <w:r>
              <w:t>управление сетями</w:t>
            </w:r>
          </w:p>
        </w:tc>
      </w:tr>
      <w:tr w:rsidR="004F0945" w:rsidRPr="004B2E70" w:rsidTr="00D82F47">
        <w:tc>
          <w:tcPr>
            <w:tcW w:w="4672" w:type="dxa"/>
          </w:tcPr>
          <w:p w:rsidR="004F0945" w:rsidRPr="004F0945" w:rsidRDefault="004F094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network inspect bridge</w:t>
            </w:r>
          </w:p>
        </w:tc>
        <w:tc>
          <w:tcPr>
            <w:tcW w:w="4673" w:type="dxa"/>
          </w:tcPr>
          <w:p w:rsidR="004F0945" w:rsidRPr="004F0945" w:rsidRDefault="004F0945">
            <w:pPr>
              <w:rPr>
                <w:lang w:val="en-US"/>
              </w:rPr>
            </w:pPr>
            <w:r>
              <w:t xml:space="preserve">список сетей </w:t>
            </w:r>
            <w:r>
              <w:rPr>
                <w:lang w:val="en-US"/>
              </w:rPr>
              <w:t>bridge</w:t>
            </w:r>
          </w:p>
        </w:tc>
      </w:tr>
      <w:tr w:rsidR="004F0945" w:rsidRPr="004B2E70" w:rsidTr="00D82F47">
        <w:tc>
          <w:tcPr>
            <w:tcW w:w="4672" w:type="dxa"/>
          </w:tcPr>
          <w:p w:rsidR="004F0945" w:rsidRDefault="004F094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attach &lt;name&gt;</w:t>
            </w:r>
          </w:p>
        </w:tc>
        <w:tc>
          <w:tcPr>
            <w:tcW w:w="4673" w:type="dxa"/>
          </w:tcPr>
          <w:p w:rsidR="004F0945" w:rsidRDefault="004F0945">
            <w:r>
              <w:t>подключение к контейнеру</w:t>
            </w:r>
          </w:p>
        </w:tc>
      </w:tr>
      <w:tr w:rsidR="004F0945" w:rsidRPr="004B2E70" w:rsidTr="00D82F47">
        <w:tc>
          <w:tcPr>
            <w:tcW w:w="4672" w:type="dxa"/>
          </w:tcPr>
          <w:p w:rsidR="004F0945" w:rsidRPr="004F0945" w:rsidRDefault="004F094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network </w:t>
            </w:r>
            <w:proofErr w:type="spellStart"/>
            <w:r>
              <w:rPr>
                <w:lang w:val="en-US"/>
              </w:rPr>
              <w:t>ls</w:t>
            </w:r>
            <w:proofErr w:type="spellEnd"/>
          </w:p>
        </w:tc>
        <w:tc>
          <w:tcPr>
            <w:tcW w:w="4673" w:type="dxa"/>
          </w:tcPr>
          <w:p w:rsidR="004F0945" w:rsidRPr="007B16CB" w:rsidRDefault="007B16CB">
            <w:r>
              <w:t>получаем список сетей</w:t>
            </w:r>
          </w:p>
        </w:tc>
      </w:tr>
      <w:tr w:rsidR="004F0945" w:rsidRPr="004B2E70" w:rsidTr="00D82F47">
        <w:tc>
          <w:tcPr>
            <w:tcW w:w="4672" w:type="dxa"/>
          </w:tcPr>
          <w:p w:rsidR="004F0945" w:rsidRDefault="004F0945">
            <w:pPr>
              <w:rPr>
                <w:lang w:val="en-US"/>
              </w:rPr>
            </w:pPr>
          </w:p>
        </w:tc>
        <w:tc>
          <w:tcPr>
            <w:tcW w:w="4673" w:type="dxa"/>
          </w:tcPr>
          <w:p w:rsidR="004F0945" w:rsidRDefault="004F0945"/>
        </w:tc>
      </w:tr>
      <w:tr w:rsidR="00805DD8" w:rsidRPr="004B2E70" w:rsidTr="00D82F47">
        <w:tc>
          <w:tcPr>
            <w:tcW w:w="4672" w:type="dxa"/>
          </w:tcPr>
          <w:p w:rsidR="00805DD8" w:rsidRPr="004B2E70" w:rsidRDefault="00B56FA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system COMMAND</w:t>
            </w:r>
          </w:p>
        </w:tc>
        <w:tc>
          <w:tcPr>
            <w:tcW w:w="4673" w:type="dxa"/>
          </w:tcPr>
          <w:p w:rsidR="00805DD8" w:rsidRPr="00B56FA7" w:rsidRDefault="00B56FA7">
            <w:r>
              <w:t>управление докером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B56FA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logs [OPTIONS] CONTAINER</w:t>
            </w:r>
          </w:p>
        </w:tc>
        <w:tc>
          <w:tcPr>
            <w:tcW w:w="4673" w:type="dxa"/>
          </w:tcPr>
          <w:p w:rsidR="00805DD8" w:rsidRPr="00B56FA7" w:rsidRDefault="00B56FA7">
            <w:r>
              <w:t>получение логов запущенного контейнера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B56FA7">
            <w:pPr>
              <w:rPr>
                <w:lang w:val="en-US"/>
              </w:rPr>
            </w:pPr>
            <w:r>
              <w:rPr>
                <w:lang w:val="en-US"/>
              </w:rPr>
              <w:t>-f</w:t>
            </w:r>
          </w:p>
        </w:tc>
        <w:tc>
          <w:tcPr>
            <w:tcW w:w="4673" w:type="dxa"/>
          </w:tcPr>
          <w:p w:rsidR="00805DD8" w:rsidRPr="00B56FA7" w:rsidRDefault="00B56FA7">
            <w:r>
              <w:t>следование за выводом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B56FA7">
            <w:pPr>
              <w:rPr>
                <w:lang w:val="en-US"/>
              </w:rPr>
            </w:pPr>
            <w:r>
              <w:rPr>
                <w:lang w:val="en-US"/>
              </w:rPr>
              <w:t xml:space="preserve">-n </w:t>
            </w:r>
          </w:p>
        </w:tc>
        <w:tc>
          <w:tcPr>
            <w:tcW w:w="4673" w:type="dxa"/>
          </w:tcPr>
          <w:p w:rsidR="00805DD8" w:rsidRPr="00B56FA7" w:rsidRDefault="00B56FA7">
            <w:r>
              <w:rPr>
                <w:lang w:val="en-US"/>
              </w:rPr>
              <w:t xml:space="preserve">n </w:t>
            </w:r>
            <w:r>
              <w:t>последних строк</w:t>
            </w:r>
          </w:p>
        </w:tc>
      </w:tr>
      <w:tr w:rsidR="00805DD8" w:rsidRPr="00B56FA7" w:rsidTr="00D82F47">
        <w:tc>
          <w:tcPr>
            <w:tcW w:w="4672" w:type="dxa"/>
          </w:tcPr>
          <w:p w:rsidR="00805DD8" w:rsidRPr="004B2E70" w:rsidRDefault="00B56FA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system prune</w:t>
            </w:r>
          </w:p>
        </w:tc>
        <w:tc>
          <w:tcPr>
            <w:tcW w:w="4673" w:type="dxa"/>
          </w:tcPr>
          <w:p w:rsidR="00805DD8" w:rsidRPr="00B56FA7" w:rsidRDefault="00B56FA7">
            <w:r>
              <w:t>БЕЗВОЗВРАТНОЕ удаление всех неиспользуемых контейнеров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B56FA7">
            <w:pPr>
              <w:rPr>
                <w:lang w:val="en-US"/>
              </w:rPr>
            </w:pPr>
            <w:r>
              <w:rPr>
                <w:lang w:val="en-US"/>
              </w:rPr>
              <w:t>-a</w:t>
            </w:r>
          </w:p>
        </w:tc>
        <w:tc>
          <w:tcPr>
            <w:tcW w:w="4673" w:type="dxa"/>
          </w:tcPr>
          <w:p w:rsidR="00805DD8" w:rsidRPr="00B56FA7" w:rsidRDefault="00B56FA7">
            <w:r>
              <w:t>удаление всех неиспользуемых контейнеров</w:t>
            </w:r>
          </w:p>
        </w:tc>
      </w:tr>
      <w:tr w:rsidR="00805DD8" w:rsidRPr="004B2E70" w:rsidTr="00D82F47">
        <w:tc>
          <w:tcPr>
            <w:tcW w:w="4672" w:type="dxa"/>
          </w:tcPr>
          <w:p w:rsidR="00805DD8" w:rsidRPr="004B2E70" w:rsidRDefault="00B56FA7">
            <w:pPr>
              <w:rPr>
                <w:lang w:val="en-US"/>
              </w:rPr>
            </w:pPr>
            <w:r>
              <w:rPr>
                <w:lang w:val="en-US"/>
              </w:rPr>
              <w:t>--volumes</w:t>
            </w:r>
          </w:p>
        </w:tc>
        <w:tc>
          <w:tcPr>
            <w:tcW w:w="4673" w:type="dxa"/>
          </w:tcPr>
          <w:p w:rsidR="00805DD8" w:rsidRPr="00B56FA7" w:rsidRDefault="00B56FA7">
            <w:r>
              <w:t>удаление томов</w:t>
            </w:r>
          </w:p>
        </w:tc>
      </w:tr>
      <w:tr w:rsidR="00B56FA7" w:rsidRPr="00B56FA7" w:rsidTr="0022596B">
        <w:tc>
          <w:tcPr>
            <w:tcW w:w="9345" w:type="dxa"/>
            <w:gridSpan w:val="2"/>
          </w:tcPr>
          <w:p w:rsidR="00B56FA7" w:rsidRDefault="00B56FA7" w:rsidP="00B56FA7">
            <w:proofErr w:type="spellStart"/>
            <w:r>
              <w:rPr>
                <w:lang w:val="en-US"/>
              </w:rPr>
              <w:t>Dockerfile</w:t>
            </w:r>
            <w:proofErr w:type="spellEnd"/>
            <w:r w:rsidRPr="00B56FA7">
              <w:t xml:space="preserve"> – </w:t>
            </w:r>
            <w:r>
              <w:t xml:space="preserve">документ </w:t>
            </w:r>
            <w:ins w:id="0" w:author="опер" w:date="2025-12-24T09:25:00Z">
              <w:r w:rsidRPr="00B56FA7">
                <w:rPr>
                  <w:b/>
                  <w:u w:val="single"/>
                </w:rPr>
                <w:t xml:space="preserve">без </w:t>
              </w:r>
              <w:proofErr w:type="gramStart"/>
              <w:r w:rsidRPr="00B56FA7">
                <w:rPr>
                  <w:b/>
                  <w:u w:val="single"/>
                </w:rPr>
                <w:t>расширения</w:t>
              </w:r>
              <w:r>
                <w:t xml:space="preserve"> </w:t>
              </w:r>
            </w:ins>
            <w:r>
              <w:t xml:space="preserve"> содержащий</w:t>
            </w:r>
            <w:proofErr w:type="gramEnd"/>
            <w:r>
              <w:t xml:space="preserve"> инструкции для создания образа при выполнении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 w:rsidRPr="00B56FA7">
              <w:t xml:space="preserve"> </w:t>
            </w:r>
            <w:r>
              <w:rPr>
                <w:lang w:val="en-US"/>
              </w:rPr>
              <w:t>build</w:t>
            </w:r>
            <w:r w:rsidR="00FE253D" w:rsidRPr="00FE253D">
              <w:t xml:space="preserve"> !!! </w:t>
            </w:r>
            <w:r w:rsidR="00FE253D">
              <w:t xml:space="preserve">не использовать / в </w:t>
            </w:r>
            <w:r w:rsidR="00FE253D">
              <w:rPr>
                <w:lang w:val="en-US"/>
              </w:rPr>
              <w:t>path</w:t>
            </w:r>
            <w:r w:rsidR="00FE253D" w:rsidRPr="00FE253D">
              <w:t xml:space="preserve"> </w:t>
            </w:r>
            <w:r w:rsidR="00FE253D">
              <w:t>!!!</w:t>
            </w:r>
            <w:r w:rsidR="00406058">
              <w:t xml:space="preserve"> Каждая инструкция выполняется независимо от других</w:t>
            </w:r>
          </w:p>
          <w:p w:rsidR="00FC6359" w:rsidRPr="00FE253D" w:rsidRDefault="00FC6359" w:rsidP="00B56FA7">
            <w:r>
              <w:t>Инструкции:</w:t>
            </w:r>
          </w:p>
        </w:tc>
      </w:tr>
      <w:tr w:rsidR="00805DD8" w:rsidRPr="00FC6359" w:rsidTr="00D82F47">
        <w:tc>
          <w:tcPr>
            <w:tcW w:w="4672" w:type="dxa"/>
          </w:tcPr>
          <w:p w:rsidR="00805DD8" w:rsidRDefault="00FC6359">
            <w:pPr>
              <w:rPr>
                <w:lang w:val="en-US"/>
              </w:rPr>
            </w:pPr>
            <w:r>
              <w:rPr>
                <w:lang w:val="en-US"/>
              </w:rPr>
              <w:t>FROM</w:t>
            </w:r>
          </w:p>
          <w:p w:rsidR="00FC6359" w:rsidRDefault="00FC6359">
            <w:pPr>
              <w:rPr>
                <w:lang w:val="en-US"/>
              </w:rPr>
            </w:pPr>
            <w:r>
              <w:rPr>
                <w:lang w:val="en-US"/>
              </w:rPr>
              <w:t>FROM &lt;image&gt;[:&lt;tag&gt;] [AS &lt;name&gt;]</w:t>
            </w:r>
          </w:p>
          <w:p w:rsidR="00FC6359" w:rsidRPr="00FC6359" w:rsidRDefault="00FC6359">
            <w:pPr>
              <w:rPr>
                <w:lang w:val="en-US"/>
              </w:rPr>
            </w:pPr>
            <w:r>
              <w:rPr>
                <w:lang w:val="en-US"/>
              </w:rPr>
              <w:t>FROM node:12-alpine AS build</w:t>
            </w:r>
          </w:p>
        </w:tc>
        <w:tc>
          <w:tcPr>
            <w:tcW w:w="4673" w:type="dxa"/>
          </w:tcPr>
          <w:p w:rsidR="00805DD8" w:rsidRPr="00FC6359" w:rsidRDefault="00FC6359" w:rsidP="00FC6359">
            <w:r>
              <w:t>-родительский образ</w:t>
            </w:r>
          </w:p>
        </w:tc>
      </w:tr>
      <w:tr w:rsidR="00805DD8" w:rsidRPr="00FC6359" w:rsidTr="00D82F47">
        <w:tc>
          <w:tcPr>
            <w:tcW w:w="4672" w:type="dxa"/>
          </w:tcPr>
          <w:p w:rsidR="00805DD8" w:rsidRDefault="00FC6359">
            <w:pPr>
              <w:rPr>
                <w:lang w:val="en-US"/>
              </w:rPr>
            </w:pPr>
            <w:r>
              <w:rPr>
                <w:lang w:val="en-US"/>
              </w:rPr>
              <w:t>WORKDIR</w:t>
            </w:r>
          </w:p>
          <w:p w:rsidR="00FC6359" w:rsidRPr="00FC6359" w:rsidRDefault="00FC6359">
            <w:pPr>
              <w:rPr>
                <w:lang w:val="en-US"/>
              </w:rPr>
            </w:pPr>
            <w:r>
              <w:rPr>
                <w:lang w:val="en-US"/>
              </w:rPr>
              <w:t>WORKDIR /app</w:t>
            </w:r>
          </w:p>
        </w:tc>
        <w:tc>
          <w:tcPr>
            <w:tcW w:w="4673" w:type="dxa"/>
          </w:tcPr>
          <w:p w:rsidR="00805DD8" w:rsidRPr="00FC6359" w:rsidRDefault="00FC6359">
            <w:r>
              <w:rPr>
                <w:lang w:val="en-US"/>
              </w:rPr>
              <w:t>-</w:t>
            </w:r>
            <w:r>
              <w:t>установка рабочей директории</w:t>
            </w:r>
          </w:p>
        </w:tc>
      </w:tr>
      <w:tr w:rsidR="00805DD8" w:rsidRPr="001A3387" w:rsidTr="00D82F47">
        <w:tc>
          <w:tcPr>
            <w:tcW w:w="4672" w:type="dxa"/>
          </w:tcPr>
          <w:p w:rsidR="00805DD8" w:rsidRDefault="00FC6359">
            <w:pPr>
              <w:rPr>
                <w:lang w:val="en-US"/>
              </w:rPr>
            </w:pPr>
            <w:r>
              <w:rPr>
                <w:lang w:val="en-US"/>
              </w:rPr>
              <w:t>COPY</w:t>
            </w:r>
          </w:p>
          <w:p w:rsidR="00FC6359" w:rsidRDefault="00FC6359">
            <w:pPr>
              <w:rPr>
                <w:lang w:val="en-US"/>
              </w:rPr>
            </w:pPr>
            <w:r>
              <w:rPr>
                <w:lang w:val="en-US"/>
              </w:rPr>
              <w:t>COPY &lt;</w:t>
            </w:r>
            <w:proofErr w:type="spellStart"/>
            <w:r>
              <w:rPr>
                <w:lang w:val="en-US"/>
              </w:rPr>
              <w:t>src</w:t>
            </w:r>
            <w:proofErr w:type="spellEnd"/>
            <w:r>
              <w:rPr>
                <w:lang w:val="en-US"/>
              </w:rPr>
              <w:t>&gt; &lt;</w:t>
            </w:r>
            <w:proofErr w:type="spellStart"/>
            <w:r>
              <w:rPr>
                <w:lang w:val="en-US"/>
              </w:rPr>
              <w:t>dest</w:t>
            </w:r>
            <w:proofErr w:type="spellEnd"/>
            <w:r>
              <w:rPr>
                <w:lang w:val="en-US"/>
              </w:rPr>
              <w:t>&gt;</w:t>
            </w:r>
          </w:p>
          <w:p w:rsidR="00FC6359" w:rsidRPr="00FC6359" w:rsidRDefault="00FC6359">
            <w:pPr>
              <w:rPr>
                <w:lang w:val="en-US"/>
              </w:rPr>
            </w:pPr>
            <w:r>
              <w:rPr>
                <w:lang w:val="en-US"/>
              </w:rPr>
              <w:t>COPY package.</w:t>
            </w:r>
            <w:proofErr w:type="gramStart"/>
            <w:r>
              <w:rPr>
                <w:lang w:val="en-US"/>
              </w:rPr>
              <w:t>* .</w:t>
            </w:r>
            <w:proofErr w:type="gramEnd"/>
            <w:r>
              <w:rPr>
                <w:lang w:val="en-US"/>
              </w:rPr>
              <w:t>/</w:t>
            </w:r>
          </w:p>
        </w:tc>
        <w:tc>
          <w:tcPr>
            <w:tcW w:w="4673" w:type="dxa"/>
          </w:tcPr>
          <w:p w:rsidR="00805DD8" w:rsidRPr="00FC6359" w:rsidRDefault="00FC6359">
            <w:r w:rsidRPr="001A3387">
              <w:t>-</w:t>
            </w:r>
            <w:r>
              <w:t>копирование новых файлов и добавление в файлы образа</w:t>
            </w:r>
            <w:r w:rsidR="001A3387">
              <w:t xml:space="preserve"> (можно копировать удаленные и автоматически разархивировать)</w:t>
            </w:r>
          </w:p>
        </w:tc>
      </w:tr>
      <w:tr w:rsidR="00805DD8" w:rsidRPr="001A3387" w:rsidTr="00D82F47">
        <w:tc>
          <w:tcPr>
            <w:tcW w:w="4672" w:type="dxa"/>
          </w:tcPr>
          <w:p w:rsidR="00805DD8" w:rsidRPr="001A3387" w:rsidRDefault="001A3387">
            <w:pPr>
              <w:rPr>
                <w:lang w:val="en-US"/>
              </w:rPr>
            </w:pPr>
            <w:r>
              <w:rPr>
                <w:lang w:val="en-US"/>
              </w:rPr>
              <w:t xml:space="preserve">ADD  </w:t>
            </w:r>
          </w:p>
        </w:tc>
        <w:tc>
          <w:tcPr>
            <w:tcW w:w="4673" w:type="dxa"/>
          </w:tcPr>
          <w:p w:rsidR="00805DD8" w:rsidRPr="001A3387" w:rsidRDefault="001A3387">
            <w:r>
              <w:t>-</w:t>
            </w:r>
            <w:proofErr w:type="spellStart"/>
            <w:r>
              <w:rPr>
                <w:lang w:val="en-US"/>
              </w:rPr>
              <w:t>добавить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файлы</w:t>
            </w:r>
            <w:proofErr w:type="spellEnd"/>
          </w:p>
        </w:tc>
      </w:tr>
      <w:tr w:rsidR="00805DD8" w:rsidRPr="00C5259A" w:rsidTr="00D82F47">
        <w:tc>
          <w:tcPr>
            <w:tcW w:w="4672" w:type="dxa"/>
          </w:tcPr>
          <w:p w:rsidR="00805DD8" w:rsidRPr="00C5259A" w:rsidRDefault="00C5259A">
            <w:pPr>
              <w:rPr>
                <w:lang w:val="en-US"/>
              </w:rPr>
            </w:pPr>
            <w:r w:rsidRPr="00C5259A">
              <w:rPr>
                <w:lang w:val="en-US"/>
              </w:rPr>
              <w:t>RUN &lt;command&gt;</w:t>
            </w:r>
          </w:p>
          <w:p w:rsidR="00C5259A" w:rsidRDefault="00C5259A">
            <w:pPr>
              <w:rPr>
                <w:lang w:val="en-US"/>
              </w:rPr>
            </w:pPr>
            <w:r>
              <w:rPr>
                <w:lang w:val="en-US"/>
              </w:rPr>
              <w:t>RUN [“executable”, “arg1”, “arg2”]</w:t>
            </w:r>
          </w:p>
          <w:p w:rsidR="00C5259A" w:rsidRPr="00C5259A" w:rsidRDefault="00C5259A">
            <w:pPr>
              <w:rPr>
                <w:lang w:val="en-US"/>
              </w:rPr>
            </w:pPr>
            <w:r>
              <w:rPr>
                <w:lang w:val="en-US"/>
              </w:rPr>
              <w:t xml:space="preserve">RUN </w:t>
            </w:r>
            <w:proofErr w:type="spellStart"/>
            <w:r>
              <w:rPr>
                <w:lang w:val="en-US"/>
              </w:rPr>
              <w:t>npm</w:t>
            </w:r>
            <w:proofErr w:type="spellEnd"/>
            <w:r>
              <w:rPr>
                <w:lang w:val="en-US"/>
              </w:rPr>
              <w:t xml:space="preserve"> install</w:t>
            </w:r>
          </w:p>
        </w:tc>
        <w:tc>
          <w:tcPr>
            <w:tcW w:w="4673" w:type="dxa"/>
          </w:tcPr>
          <w:p w:rsidR="00805DD8" w:rsidRPr="00C5259A" w:rsidRDefault="00C5259A">
            <w:r>
              <w:t>выполнение команды в новом слое и фиксация результата</w:t>
            </w:r>
          </w:p>
        </w:tc>
      </w:tr>
      <w:tr w:rsidR="00805DD8" w:rsidRPr="00C5259A" w:rsidTr="00D82F47">
        <w:tc>
          <w:tcPr>
            <w:tcW w:w="4672" w:type="dxa"/>
          </w:tcPr>
          <w:p w:rsidR="00805DD8" w:rsidRDefault="00C5259A">
            <w:pPr>
              <w:rPr>
                <w:lang w:val="en-US"/>
              </w:rPr>
            </w:pPr>
            <w:r>
              <w:rPr>
                <w:lang w:val="en-US"/>
              </w:rPr>
              <w:t xml:space="preserve">CMD </w:t>
            </w:r>
          </w:p>
          <w:p w:rsidR="00C5259A" w:rsidRDefault="00C5259A">
            <w:pPr>
              <w:rPr>
                <w:lang w:val="en-US"/>
              </w:rPr>
            </w:pPr>
            <w:r>
              <w:rPr>
                <w:lang w:val="en-US"/>
              </w:rPr>
              <w:t>CMD [“executable”, “arg1”, “arg2”]</w:t>
            </w:r>
          </w:p>
          <w:p w:rsidR="00C5259A" w:rsidRPr="00C5259A" w:rsidRDefault="00C5259A">
            <w:pPr>
              <w:rPr>
                <w:lang w:val="en-US"/>
              </w:rPr>
            </w:pPr>
            <w:r>
              <w:rPr>
                <w:lang w:val="en-US"/>
              </w:rPr>
              <w:t>CMD [“node”, “app/</w:t>
            </w:r>
            <w:proofErr w:type="spellStart"/>
            <w:r>
              <w:rPr>
                <w:lang w:val="en-US"/>
              </w:rPr>
              <w:t>src</w:t>
            </w:r>
            <w:proofErr w:type="spellEnd"/>
            <w:r>
              <w:rPr>
                <w:lang w:val="en-US"/>
              </w:rPr>
              <w:t>/index.js”]</w:t>
            </w:r>
          </w:p>
        </w:tc>
        <w:tc>
          <w:tcPr>
            <w:tcW w:w="4673" w:type="dxa"/>
          </w:tcPr>
          <w:p w:rsidR="00805DD8" w:rsidRDefault="00C5259A">
            <w:r>
              <w:rPr>
                <w:lang w:val="en-US"/>
              </w:rPr>
              <w:t>-</w:t>
            </w:r>
            <w:r>
              <w:t>дефолтные значения исполняемому контейнеру</w:t>
            </w:r>
          </w:p>
          <w:p w:rsidR="00C5259A" w:rsidRPr="00C5259A" w:rsidRDefault="00C5259A">
            <w:proofErr w:type="gramStart"/>
            <w:r>
              <w:t>!Выполняется</w:t>
            </w:r>
            <w:proofErr w:type="gramEnd"/>
            <w:r>
              <w:t xml:space="preserve"> только последняя </w:t>
            </w:r>
            <w:r>
              <w:rPr>
                <w:lang w:val="en-US"/>
              </w:rPr>
              <w:t>CMD</w:t>
            </w:r>
          </w:p>
        </w:tc>
      </w:tr>
      <w:tr w:rsidR="00805DD8" w:rsidRPr="00C5259A" w:rsidTr="00D82F47">
        <w:tc>
          <w:tcPr>
            <w:tcW w:w="4672" w:type="dxa"/>
          </w:tcPr>
          <w:p w:rsidR="00C5259A" w:rsidRDefault="00C5259A" w:rsidP="00C5259A">
            <w:pPr>
              <w:rPr>
                <w:lang w:val="en-US"/>
              </w:rPr>
            </w:pPr>
            <w:r>
              <w:rPr>
                <w:lang w:val="en-US"/>
              </w:rPr>
              <w:t>ENTRYPOINT</w:t>
            </w:r>
          </w:p>
          <w:p w:rsidR="00C5259A" w:rsidRDefault="00C5259A" w:rsidP="00C5259A">
            <w:pPr>
              <w:rPr>
                <w:lang w:val="en-US"/>
              </w:rPr>
            </w:pPr>
            <w:r>
              <w:rPr>
                <w:lang w:val="en-US"/>
              </w:rPr>
              <w:t>ENTRYPOINT [“executable”, “arg1”, “arg2”]</w:t>
            </w:r>
          </w:p>
          <w:p w:rsidR="00C5259A" w:rsidRPr="00C5259A" w:rsidRDefault="00C5259A" w:rsidP="00C5259A">
            <w:pPr>
              <w:rPr>
                <w:lang w:val="en-US"/>
              </w:rPr>
            </w:pPr>
            <w:r>
              <w:rPr>
                <w:lang w:val="en-US"/>
              </w:rPr>
              <w:t>ENTRYPOINT [“top”, “-b”]</w:t>
            </w:r>
          </w:p>
        </w:tc>
        <w:tc>
          <w:tcPr>
            <w:tcW w:w="4673" w:type="dxa"/>
          </w:tcPr>
          <w:p w:rsidR="00805DD8" w:rsidRPr="00C5259A" w:rsidRDefault="00C5259A">
            <w:r>
              <w:rPr>
                <w:lang w:val="en-US"/>
              </w:rPr>
              <w:t>-</w:t>
            </w:r>
            <w:r>
              <w:t>настройка исполняемого контейнера</w:t>
            </w:r>
          </w:p>
        </w:tc>
      </w:tr>
      <w:tr w:rsidR="00805DD8" w:rsidRPr="00C5259A" w:rsidTr="00D82F47">
        <w:tc>
          <w:tcPr>
            <w:tcW w:w="4672" w:type="dxa"/>
          </w:tcPr>
          <w:p w:rsidR="00805DD8" w:rsidRDefault="00C5259A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var</w:t>
            </w:r>
            <w:proofErr w:type="spellEnd"/>
            <w:r>
              <w:rPr>
                <w:lang w:val="en-US"/>
              </w:rPr>
              <w:t>} / $</w:t>
            </w:r>
            <w:proofErr w:type="spellStart"/>
            <w:r>
              <w:rPr>
                <w:lang w:val="en-US"/>
              </w:rPr>
              <w:t>var</w:t>
            </w:r>
            <w:proofErr w:type="spellEnd"/>
          </w:p>
          <w:p w:rsidR="00C5259A" w:rsidRDefault="00C5259A">
            <w:pPr>
              <w:rPr>
                <w:lang w:val="en-US"/>
              </w:rPr>
            </w:pPr>
            <w:r>
              <w:rPr>
                <w:lang w:val="en-US"/>
              </w:rPr>
              <w:t>EXMP</w:t>
            </w:r>
          </w:p>
          <w:p w:rsidR="00C5259A" w:rsidRDefault="00C5259A">
            <w:pPr>
              <w:rPr>
                <w:lang w:val="en-US"/>
              </w:rPr>
            </w:pPr>
            <w:r>
              <w:rPr>
                <w:lang w:val="en-US"/>
              </w:rPr>
              <w:t>ENV FOO=/bar</w:t>
            </w:r>
          </w:p>
          <w:p w:rsidR="00C5259A" w:rsidRPr="00C5259A" w:rsidRDefault="00C5259A">
            <w:pPr>
              <w:rPr>
                <w:lang w:val="en-US"/>
              </w:rPr>
            </w:pPr>
            <w:r>
              <w:rPr>
                <w:lang w:val="en-US"/>
              </w:rPr>
              <w:t>WORKDIR ${FOO}</w:t>
            </w:r>
          </w:p>
        </w:tc>
        <w:tc>
          <w:tcPr>
            <w:tcW w:w="4673" w:type="dxa"/>
          </w:tcPr>
          <w:p w:rsidR="00805DD8" w:rsidRPr="00C5259A" w:rsidRDefault="00C5259A">
            <w:r>
              <w:t>переменные</w:t>
            </w:r>
          </w:p>
        </w:tc>
      </w:tr>
      <w:tr w:rsidR="00805DD8" w:rsidRPr="00C5259A" w:rsidTr="00D82F47">
        <w:tc>
          <w:tcPr>
            <w:tcW w:w="4672" w:type="dxa"/>
          </w:tcPr>
          <w:p w:rsidR="00805DD8" w:rsidRDefault="00C5259A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  <w:p w:rsidR="00C5259A" w:rsidRDefault="00C5259A">
            <w:pPr>
              <w:rPr>
                <w:lang w:val="en-US"/>
              </w:rPr>
            </w:pPr>
            <w:r>
              <w:rPr>
                <w:lang w:val="en-US"/>
              </w:rPr>
              <w:t>LABEL &lt;key&gt;=&lt;value&gt;</w:t>
            </w:r>
          </w:p>
          <w:p w:rsidR="00C5259A" w:rsidRPr="00C5259A" w:rsidRDefault="00C5259A">
            <w:pPr>
              <w:rPr>
                <w:lang w:val="en-US"/>
              </w:rPr>
            </w:pPr>
            <w:r>
              <w:rPr>
                <w:lang w:val="en-US"/>
              </w:rPr>
              <w:t>LABEL version=”1.0”</w:t>
            </w:r>
          </w:p>
        </w:tc>
        <w:tc>
          <w:tcPr>
            <w:tcW w:w="4673" w:type="dxa"/>
          </w:tcPr>
          <w:p w:rsidR="00805DD8" w:rsidRPr="003D5266" w:rsidRDefault="003D5266">
            <w:r>
              <w:rPr>
                <w:lang w:val="en-US"/>
              </w:rPr>
              <w:t>-</w:t>
            </w:r>
            <w:r>
              <w:t>добавление метаданных</w:t>
            </w:r>
          </w:p>
        </w:tc>
      </w:tr>
      <w:tr w:rsidR="00805DD8" w:rsidRPr="00C5259A" w:rsidTr="00D82F47">
        <w:tc>
          <w:tcPr>
            <w:tcW w:w="4672" w:type="dxa"/>
          </w:tcPr>
          <w:p w:rsidR="00805DD8" w:rsidRDefault="003D5266">
            <w:pPr>
              <w:rPr>
                <w:lang w:val="en-US"/>
              </w:rPr>
            </w:pPr>
            <w:r>
              <w:rPr>
                <w:lang w:val="en-US"/>
              </w:rPr>
              <w:t>EXPOSE</w:t>
            </w:r>
          </w:p>
          <w:p w:rsidR="003D5266" w:rsidRDefault="003D5266">
            <w:pPr>
              <w:rPr>
                <w:lang w:val="en-US"/>
              </w:rPr>
            </w:pPr>
            <w:r>
              <w:rPr>
                <w:lang w:val="en-US"/>
              </w:rPr>
              <w:t>EXPOSE &lt;port&gt; | &lt;port&gt;/&lt;protocol&gt;</w:t>
            </w:r>
          </w:p>
          <w:p w:rsidR="003D5266" w:rsidRPr="00C5259A" w:rsidRDefault="003D5266">
            <w:pPr>
              <w:rPr>
                <w:lang w:val="en-US"/>
              </w:rPr>
            </w:pPr>
            <w:r>
              <w:rPr>
                <w:lang w:val="en-US"/>
              </w:rPr>
              <w:t>EXPOSE 3000</w:t>
            </w:r>
          </w:p>
        </w:tc>
        <w:tc>
          <w:tcPr>
            <w:tcW w:w="4673" w:type="dxa"/>
          </w:tcPr>
          <w:p w:rsidR="00805DD8" w:rsidRPr="003D5266" w:rsidRDefault="003D5266">
            <w:r>
              <w:rPr>
                <w:lang w:val="en-US"/>
              </w:rPr>
              <w:t>-</w:t>
            </w:r>
            <w:r>
              <w:t>сетевой порт</w:t>
            </w:r>
          </w:p>
        </w:tc>
      </w:tr>
      <w:tr w:rsidR="00805DD8" w:rsidRPr="00C5259A" w:rsidTr="00D82F47">
        <w:tc>
          <w:tcPr>
            <w:tcW w:w="4672" w:type="dxa"/>
          </w:tcPr>
          <w:p w:rsidR="00805DD8" w:rsidRDefault="003D5266">
            <w:pPr>
              <w:rPr>
                <w:lang w:val="en-US"/>
              </w:rPr>
            </w:pPr>
            <w:r>
              <w:rPr>
                <w:lang w:val="en-US"/>
              </w:rPr>
              <w:t>ENV</w:t>
            </w:r>
          </w:p>
          <w:p w:rsidR="003D5266" w:rsidRDefault="003D5266">
            <w:pPr>
              <w:rPr>
                <w:lang w:val="en-US"/>
              </w:rPr>
            </w:pPr>
            <w:r>
              <w:rPr>
                <w:lang w:val="en-US"/>
              </w:rPr>
              <w:t>ENV &lt;key&gt;=&lt;value&gt;</w:t>
            </w:r>
          </w:p>
          <w:p w:rsidR="003D5266" w:rsidRPr="00C5259A" w:rsidRDefault="003D5266">
            <w:pPr>
              <w:rPr>
                <w:lang w:val="en-US"/>
              </w:rPr>
            </w:pPr>
            <w:r>
              <w:rPr>
                <w:lang w:val="en-US"/>
              </w:rPr>
              <w:t>ENV MY_ENV=”ENV”</w:t>
            </w:r>
          </w:p>
        </w:tc>
        <w:tc>
          <w:tcPr>
            <w:tcW w:w="4673" w:type="dxa"/>
          </w:tcPr>
          <w:p w:rsidR="00805DD8" w:rsidRPr="003D5266" w:rsidRDefault="003D5266">
            <w:r>
              <w:rPr>
                <w:lang w:val="en-US"/>
              </w:rPr>
              <w:t>-</w:t>
            </w:r>
            <w:r>
              <w:t>переменная окружения</w:t>
            </w:r>
          </w:p>
        </w:tc>
      </w:tr>
      <w:tr w:rsidR="00805DD8" w:rsidRPr="002A7F15" w:rsidTr="00D82F47">
        <w:tc>
          <w:tcPr>
            <w:tcW w:w="4672" w:type="dxa"/>
          </w:tcPr>
          <w:p w:rsidR="00805DD8" w:rsidRDefault="003D5266">
            <w:pPr>
              <w:rPr>
                <w:lang w:val="en-US"/>
              </w:rPr>
            </w:pPr>
            <w:r>
              <w:rPr>
                <w:lang w:val="en-US"/>
              </w:rPr>
              <w:t>VOLUME</w:t>
            </w:r>
          </w:p>
          <w:p w:rsidR="003D5266" w:rsidRPr="003D5266" w:rsidRDefault="003D5266">
            <w:pPr>
              <w:rPr>
                <w:lang w:val="en-US"/>
              </w:rPr>
            </w:pPr>
            <w:r>
              <w:rPr>
                <w:lang w:val="en-US"/>
              </w:rPr>
              <w:t>VOLUME /</w:t>
            </w:r>
            <w:proofErr w:type="spellStart"/>
            <w:r>
              <w:rPr>
                <w:lang w:val="en-US"/>
              </w:rPr>
              <w:t>var</w:t>
            </w:r>
            <w:proofErr w:type="spellEnd"/>
            <w:r>
              <w:rPr>
                <w:lang w:val="en-US"/>
              </w:rPr>
              <w:t>/log</w:t>
            </w:r>
          </w:p>
        </w:tc>
        <w:tc>
          <w:tcPr>
            <w:tcW w:w="4673" w:type="dxa"/>
          </w:tcPr>
          <w:p w:rsidR="00805DD8" w:rsidRPr="002A7F15" w:rsidRDefault="002A7F15">
            <w:pPr>
              <w:rPr>
                <w:lang w:val="en-US"/>
              </w:rPr>
            </w:pPr>
            <w:r w:rsidRPr="002A7F15">
              <w:rPr>
                <w:lang w:val="en-US"/>
              </w:rPr>
              <w:t>???</w:t>
            </w:r>
            <w:r w:rsidR="003D5266">
              <w:rPr>
                <w:lang w:val="en-US"/>
              </w:rPr>
              <w:t>-</w:t>
            </w:r>
            <w:r w:rsidR="003D5266">
              <w:t>создание</w:t>
            </w:r>
            <w:r w:rsidR="003D5266" w:rsidRPr="002A7F15">
              <w:rPr>
                <w:lang w:val="en-US"/>
              </w:rPr>
              <w:t xml:space="preserve"> </w:t>
            </w:r>
            <w:r w:rsidR="003D5266">
              <w:t>точки</w:t>
            </w:r>
            <w:r w:rsidR="003D5266" w:rsidRPr="002A7F15">
              <w:rPr>
                <w:lang w:val="en-US"/>
              </w:rPr>
              <w:t xml:space="preserve"> </w:t>
            </w:r>
            <w:r w:rsidR="003D5266">
              <w:t>монтирования</w:t>
            </w:r>
          </w:p>
          <w:p w:rsidR="002A7F15" w:rsidRPr="002A7F15" w:rsidRDefault="002A7F1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 w:rsidRPr="002A7F15">
              <w:rPr>
                <w:lang w:val="en-US"/>
              </w:rPr>
              <w:t xml:space="preserve"> </w:t>
            </w:r>
            <w:r>
              <w:rPr>
                <w:lang w:val="en-US"/>
              </w:rPr>
              <w:t>volume</w:t>
            </w:r>
            <w:r w:rsidRPr="002A7F15">
              <w:rPr>
                <w:lang w:val="en-US"/>
              </w:rPr>
              <w:t xml:space="preserve"> </w:t>
            </w:r>
            <w:r>
              <w:rPr>
                <w:lang w:val="en-US"/>
              </w:rPr>
              <w:t>prune</w:t>
            </w:r>
            <w:r w:rsidRPr="002A7F15">
              <w:rPr>
                <w:lang w:val="en-US"/>
              </w:rPr>
              <w:t xml:space="preserve"> – </w:t>
            </w:r>
            <w:r>
              <w:t>удаление</w:t>
            </w:r>
            <w:r w:rsidRPr="002A7F15">
              <w:rPr>
                <w:lang w:val="en-US"/>
              </w:rPr>
              <w:t xml:space="preserve"> </w:t>
            </w:r>
            <w:r>
              <w:t>неиспользуемых</w:t>
            </w:r>
            <w:r w:rsidRPr="002A7F15">
              <w:rPr>
                <w:lang w:val="en-US"/>
              </w:rPr>
              <w:t xml:space="preserve"> </w:t>
            </w:r>
            <w:r>
              <w:t>томов</w:t>
            </w:r>
          </w:p>
        </w:tc>
      </w:tr>
      <w:tr w:rsidR="00805DD8" w:rsidRPr="00C5259A" w:rsidTr="00D82F47">
        <w:tc>
          <w:tcPr>
            <w:tcW w:w="4672" w:type="dxa"/>
          </w:tcPr>
          <w:p w:rsidR="00805DD8" w:rsidRDefault="003D5266">
            <w:pPr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</w:p>
          <w:p w:rsidR="003D5266" w:rsidRDefault="003D5266">
            <w:pPr>
              <w:rPr>
                <w:lang w:val="en-US"/>
              </w:rPr>
            </w:pPr>
            <w:r>
              <w:rPr>
                <w:lang w:val="en-US"/>
              </w:rPr>
              <w:t>USER &lt;user&gt;[:&lt;group&gt;]</w:t>
            </w:r>
          </w:p>
          <w:p w:rsidR="003D5266" w:rsidRPr="003D5266" w:rsidRDefault="00ED779F">
            <w:pPr>
              <w:rPr>
                <w:lang w:val="en-US"/>
              </w:rPr>
            </w:pPr>
            <w:r>
              <w:rPr>
                <w:lang w:val="en-US"/>
              </w:rPr>
              <w:t>USER &lt;UID&gt;[:&lt;GID&gt;]</w:t>
            </w:r>
          </w:p>
        </w:tc>
        <w:tc>
          <w:tcPr>
            <w:tcW w:w="4673" w:type="dxa"/>
          </w:tcPr>
          <w:p w:rsidR="00805DD8" w:rsidRPr="002A7F15" w:rsidRDefault="00ED77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установка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пользователя</w:t>
            </w:r>
            <w:proofErr w:type="spellEnd"/>
          </w:p>
        </w:tc>
      </w:tr>
      <w:tr w:rsidR="00805DD8" w:rsidRPr="00ED779F" w:rsidTr="00D82F47">
        <w:tc>
          <w:tcPr>
            <w:tcW w:w="4672" w:type="dxa"/>
          </w:tcPr>
          <w:p w:rsidR="00805DD8" w:rsidRDefault="00ED779F">
            <w:pPr>
              <w:rPr>
                <w:lang w:val="en-US"/>
              </w:rPr>
            </w:pPr>
            <w:r>
              <w:rPr>
                <w:lang w:val="en-US"/>
              </w:rPr>
              <w:t>ARG</w:t>
            </w:r>
          </w:p>
          <w:p w:rsidR="00ED779F" w:rsidRPr="00ED779F" w:rsidRDefault="00ED779F">
            <w:pPr>
              <w:rPr>
                <w:lang w:val="en-US"/>
              </w:rPr>
            </w:pPr>
            <w:r>
              <w:rPr>
                <w:lang w:val="en-US"/>
              </w:rPr>
              <w:t>ARG &lt;name&gt;=[=&lt;”default value”]</w:t>
            </w:r>
          </w:p>
        </w:tc>
        <w:tc>
          <w:tcPr>
            <w:tcW w:w="4673" w:type="dxa"/>
          </w:tcPr>
          <w:p w:rsidR="00805DD8" w:rsidRDefault="00ED779F">
            <w:pPr>
              <w:rPr>
                <w:lang w:val="en-US"/>
              </w:rPr>
            </w:pPr>
            <w:r w:rsidRPr="002A7F15">
              <w:rPr>
                <w:lang w:val="en-US"/>
              </w:rPr>
              <w:t>-</w:t>
            </w:r>
            <w:r>
              <w:t>определения</w:t>
            </w:r>
            <w:r w:rsidRPr="002A7F15">
              <w:rPr>
                <w:lang w:val="en-US"/>
              </w:rPr>
              <w:t xml:space="preserve"> </w:t>
            </w:r>
            <w:r>
              <w:t xml:space="preserve">переменной которая может быть передана через командную строку при </w:t>
            </w:r>
          </w:p>
          <w:p w:rsidR="00ED779F" w:rsidRPr="00ED779F" w:rsidRDefault="00ED779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build –build-</w:t>
            </w:r>
            <w:proofErr w:type="spellStart"/>
            <w:r>
              <w:rPr>
                <w:lang w:val="en-US"/>
              </w:rPr>
              <w:t>arg</w:t>
            </w:r>
            <w:proofErr w:type="spellEnd"/>
            <w:r>
              <w:rPr>
                <w:lang w:val="en-US"/>
              </w:rPr>
              <w:t xml:space="preserve"> &lt;name&gt;=&lt;value&gt;</w:t>
            </w:r>
          </w:p>
        </w:tc>
      </w:tr>
      <w:tr w:rsidR="00805DD8" w:rsidRPr="00ED779F" w:rsidTr="00D82F47">
        <w:tc>
          <w:tcPr>
            <w:tcW w:w="4672" w:type="dxa"/>
          </w:tcPr>
          <w:p w:rsidR="00805DD8" w:rsidRDefault="00ED779F">
            <w:pPr>
              <w:rPr>
                <w:lang w:val="en-US"/>
              </w:rPr>
            </w:pPr>
            <w:r>
              <w:rPr>
                <w:lang w:val="en-US"/>
              </w:rPr>
              <w:t>ONBUILD</w:t>
            </w:r>
          </w:p>
          <w:p w:rsidR="00ED779F" w:rsidRPr="00ED779F" w:rsidRDefault="00ED779F">
            <w:pPr>
              <w:rPr>
                <w:lang w:val="en-US"/>
              </w:rPr>
            </w:pPr>
            <w:r>
              <w:rPr>
                <w:lang w:val="en-US"/>
              </w:rPr>
              <w:t>ONBUILD &lt;INSTRUCTION&gt;</w:t>
            </w:r>
          </w:p>
        </w:tc>
        <w:tc>
          <w:tcPr>
            <w:tcW w:w="4673" w:type="dxa"/>
          </w:tcPr>
          <w:p w:rsidR="00805DD8" w:rsidRPr="00ED779F" w:rsidRDefault="00ED779F">
            <w:r w:rsidRPr="00ED779F">
              <w:t>-</w:t>
            </w:r>
            <w:r>
              <w:t xml:space="preserve">добавление </w:t>
            </w:r>
            <w:proofErr w:type="spellStart"/>
            <w:r>
              <w:t>тригера</w:t>
            </w:r>
            <w:proofErr w:type="spellEnd"/>
            <w:r>
              <w:t xml:space="preserve"> запускаемого при использовании образа</w:t>
            </w:r>
          </w:p>
        </w:tc>
      </w:tr>
      <w:tr w:rsidR="00805DD8" w:rsidRPr="00ED779F" w:rsidTr="00D82F47">
        <w:tc>
          <w:tcPr>
            <w:tcW w:w="4672" w:type="dxa"/>
          </w:tcPr>
          <w:p w:rsidR="00805DD8" w:rsidRPr="00ED779F" w:rsidRDefault="00ED779F">
            <w:pPr>
              <w:rPr>
                <w:lang w:val="en-US"/>
              </w:rPr>
            </w:pPr>
            <w:proofErr w:type="gramStart"/>
            <w:r>
              <w:t>.</w:t>
            </w:r>
            <w:proofErr w:type="spellStart"/>
            <w:r>
              <w:rPr>
                <w:lang w:val="en-US"/>
              </w:rPr>
              <w:t>dockerignore</w:t>
            </w:r>
            <w:proofErr w:type="spellEnd"/>
            <w:proofErr w:type="gramEnd"/>
          </w:p>
        </w:tc>
        <w:tc>
          <w:tcPr>
            <w:tcW w:w="4673" w:type="dxa"/>
          </w:tcPr>
          <w:p w:rsidR="00805DD8" w:rsidRPr="00B109BD" w:rsidRDefault="00B109BD">
            <w:r>
              <w:rPr>
                <w:lang w:val="en-US"/>
              </w:rPr>
              <w:t>-</w:t>
            </w:r>
            <w:r>
              <w:t>исключение файлов из сборки</w:t>
            </w:r>
          </w:p>
        </w:tc>
      </w:tr>
      <w:tr w:rsidR="00805DD8" w:rsidRPr="00ED779F" w:rsidTr="00D82F47">
        <w:tc>
          <w:tcPr>
            <w:tcW w:w="4672" w:type="dxa"/>
          </w:tcPr>
          <w:p w:rsidR="00805DD8" w:rsidRPr="007B16CB" w:rsidRDefault="007B16CB">
            <w:r>
              <w:t xml:space="preserve">Пример для </w:t>
            </w:r>
            <w:r>
              <w:rPr>
                <w:lang w:val="en-US"/>
              </w:rPr>
              <w:t xml:space="preserve">node </w:t>
            </w:r>
            <w:r>
              <w:t>приложения</w:t>
            </w:r>
          </w:p>
        </w:tc>
        <w:tc>
          <w:tcPr>
            <w:tcW w:w="4673" w:type="dxa"/>
          </w:tcPr>
          <w:p w:rsidR="00805DD8" w:rsidRPr="00ED779F" w:rsidRDefault="00805DD8"/>
        </w:tc>
      </w:tr>
      <w:tr w:rsidR="00805DD8" w:rsidRPr="007B16CB" w:rsidTr="00D82F47">
        <w:tc>
          <w:tcPr>
            <w:tcW w:w="4672" w:type="dxa"/>
          </w:tcPr>
          <w:p w:rsidR="00805DD8" w:rsidRDefault="007B16CB">
            <w:pPr>
              <w:rPr>
                <w:lang w:val="en-US"/>
              </w:rPr>
            </w:pPr>
            <w:r>
              <w:rPr>
                <w:lang w:val="en-US"/>
              </w:rPr>
              <w:t>FROM node:16</w:t>
            </w:r>
          </w:p>
          <w:p w:rsidR="007B16CB" w:rsidRDefault="007B16CB">
            <w:pPr>
              <w:rPr>
                <w:lang w:val="en-US"/>
              </w:rPr>
            </w:pPr>
            <w:r>
              <w:rPr>
                <w:lang w:val="en-US"/>
              </w:rPr>
              <w:t>WORKDIR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src</w:t>
            </w:r>
            <w:proofErr w:type="spellEnd"/>
            <w:r>
              <w:rPr>
                <w:lang w:val="en-US"/>
              </w:rPr>
              <w:t>/app</w:t>
            </w:r>
          </w:p>
          <w:p w:rsidR="007B16CB" w:rsidRDefault="007B16CB">
            <w:pPr>
              <w:rPr>
                <w:lang w:val="en-US"/>
              </w:rPr>
            </w:pPr>
          </w:p>
          <w:p w:rsidR="007B16CB" w:rsidRDefault="007B16CB">
            <w:pPr>
              <w:rPr>
                <w:lang w:val="en-US"/>
              </w:rPr>
            </w:pPr>
            <w:r>
              <w:rPr>
                <w:lang w:val="en-US"/>
              </w:rPr>
              <w:t>COPY package*.</w:t>
            </w:r>
            <w:proofErr w:type="spellStart"/>
            <w:proofErr w:type="gramStart"/>
            <w:r>
              <w:rPr>
                <w:lang w:val="en-US"/>
              </w:rPr>
              <w:t>json</w:t>
            </w:r>
            <w:proofErr w:type="spellEnd"/>
            <w:r>
              <w:rPr>
                <w:lang w:val="en-US"/>
              </w:rPr>
              <w:t xml:space="preserve"> ./</w:t>
            </w:r>
            <w:proofErr w:type="gramEnd"/>
          </w:p>
          <w:p w:rsidR="007B16CB" w:rsidRDefault="007B16CB">
            <w:pPr>
              <w:rPr>
                <w:lang w:val="en-US"/>
              </w:rPr>
            </w:pPr>
          </w:p>
          <w:p w:rsidR="007B16CB" w:rsidRDefault="007B16CB">
            <w:pPr>
              <w:rPr>
                <w:lang w:val="en-US"/>
              </w:rPr>
            </w:pPr>
          </w:p>
          <w:p w:rsidR="007B16CB" w:rsidRDefault="007B16CB">
            <w:pPr>
              <w:rPr>
                <w:lang w:val="en-US"/>
              </w:rPr>
            </w:pPr>
            <w:r>
              <w:rPr>
                <w:lang w:val="en-US"/>
              </w:rPr>
              <w:t xml:space="preserve">RUN </w:t>
            </w:r>
            <w:proofErr w:type="spellStart"/>
            <w:r>
              <w:rPr>
                <w:lang w:val="en-US"/>
              </w:rPr>
              <w:t>nmp</w:t>
            </w:r>
            <w:proofErr w:type="spellEnd"/>
            <w:r>
              <w:rPr>
                <w:lang w:val="en-US"/>
              </w:rPr>
              <w:t xml:space="preserve"> install</w:t>
            </w:r>
          </w:p>
          <w:p w:rsidR="007B16CB" w:rsidRDefault="007B16CB">
            <w:pPr>
              <w:rPr>
                <w:lang w:val="en-US"/>
              </w:rPr>
            </w:pPr>
          </w:p>
          <w:p w:rsidR="007B16CB" w:rsidRDefault="007B16CB">
            <w:proofErr w:type="gramStart"/>
            <w:r>
              <w:rPr>
                <w:lang w:val="en-US"/>
              </w:rPr>
              <w:t>COPY</w:t>
            </w:r>
            <w:r w:rsidRPr="007B16CB">
              <w:t xml:space="preserve"> .</w:t>
            </w:r>
            <w:proofErr w:type="gramEnd"/>
            <w:r w:rsidRPr="007B16CB">
              <w:t xml:space="preserve"> .</w:t>
            </w:r>
          </w:p>
          <w:p w:rsidR="007B16CB" w:rsidRDefault="007B16CB"/>
          <w:p w:rsidR="007B16CB" w:rsidRPr="007B16CB" w:rsidRDefault="007B16CB">
            <w:r>
              <w:rPr>
                <w:lang w:val="en-US"/>
              </w:rPr>
              <w:t>EXPOSE</w:t>
            </w:r>
            <w:r w:rsidRPr="007B16CB">
              <w:t xml:space="preserve"> 4000</w:t>
            </w:r>
          </w:p>
          <w:p w:rsidR="007B16CB" w:rsidRPr="007B16CB" w:rsidRDefault="007B16CB">
            <w:r>
              <w:rPr>
                <w:lang w:val="en-US"/>
              </w:rPr>
              <w:t>CMD</w:t>
            </w:r>
            <w:r w:rsidRPr="007B16CB">
              <w:t xml:space="preserve"> [“</w:t>
            </w:r>
            <w:r>
              <w:rPr>
                <w:lang w:val="en-US"/>
              </w:rPr>
              <w:t>node</w:t>
            </w:r>
            <w:r w:rsidRPr="007B16CB">
              <w:t>”, “</w:t>
            </w:r>
            <w:r>
              <w:rPr>
                <w:lang w:val="en-US"/>
              </w:rPr>
              <w:t>server</w:t>
            </w:r>
            <w:r w:rsidRPr="007B16CB">
              <w:t>.</w:t>
            </w:r>
            <w:proofErr w:type="spellStart"/>
            <w:r>
              <w:rPr>
                <w:lang w:val="en-US"/>
              </w:rPr>
              <w:t>js</w:t>
            </w:r>
            <w:proofErr w:type="spellEnd"/>
            <w:r>
              <w:rPr>
                <w:lang w:val="en-US"/>
              </w:rPr>
              <w:t>”]</w:t>
            </w:r>
            <w:r w:rsidRPr="007B16CB">
              <w:t xml:space="preserve"> </w:t>
            </w:r>
          </w:p>
        </w:tc>
        <w:tc>
          <w:tcPr>
            <w:tcW w:w="4673" w:type="dxa"/>
          </w:tcPr>
          <w:p w:rsidR="00805DD8" w:rsidRPr="007B16CB" w:rsidRDefault="00805DD8"/>
          <w:p w:rsidR="007B16CB" w:rsidRPr="007B16CB" w:rsidRDefault="007B16CB"/>
          <w:p w:rsidR="007B16CB" w:rsidRPr="007B16CB" w:rsidRDefault="007B16CB"/>
          <w:p w:rsidR="007B16CB" w:rsidRPr="007B16CB" w:rsidRDefault="007B16CB">
            <w:r>
              <w:t xml:space="preserve">установка зависимостей, символ * для копирования </w:t>
            </w:r>
            <w:r>
              <w:rPr>
                <w:lang w:val="en-US"/>
              </w:rPr>
              <w:t>package</w:t>
            </w:r>
            <w:r w:rsidRPr="007B16CB">
              <w:t>.</w:t>
            </w:r>
            <w:proofErr w:type="spellStart"/>
            <w:r>
              <w:rPr>
                <w:lang w:val="en-US"/>
              </w:rPr>
              <w:t>json</w:t>
            </w:r>
            <w:proofErr w:type="spellEnd"/>
            <w:r w:rsidRPr="007B16CB">
              <w:t xml:space="preserve"> &amp; </w:t>
            </w:r>
            <w:r>
              <w:rPr>
                <w:lang w:val="en-US"/>
              </w:rPr>
              <w:t>package</w:t>
            </w:r>
            <w:r w:rsidRPr="007B16CB">
              <w:t>-</w:t>
            </w:r>
            <w:r>
              <w:rPr>
                <w:lang w:val="en-US"/>
              </w:rPr>
              <w:t>lock</w:t>
            </w:r>
            <w:r w:rsidRPr="007B16CB">
              <w:t>.</w:t>
            </w:r>
            <w:proofErr w:type="spellStart"/>
            <w:r>
              <w:rPr>
                <w:lang w:val="en-US"/>
              </w:rPr>
              <w:t>json</w:t>
            </w:r>
            <w:proofErr w:type="spellEnd"/>
          </w:p>
          <w:p w:rsidR="007B16CB" w:rsidRDefault="007B16CB"/>
          <w:p w:rsidR="007B16CB" w:rsidRDefault="007B16CB"/>
          <w:p w:rsidR="007B16CB" w:rsidRDefault="007B16CB"/>
          <w:p w:rsidR="007B16CB" w:rsidRDefault="007B16CB">
            <w:r>
              <w:t>копируем исходный код</w:t>
            </w:r>
          </w:p>
          <w:p w:rsidR="007B16CB" w:rsidRDefault="007B16CB"/>
          <w:p w:rsidR="007B16CB" w:rsidRDefault="007B16CB"/>
          <w:p w:rsidR="007B16CB" w:rsidRPr="007B16CB" w:rsidRDefault="007B16CB"/>
        </w:tc>
      </w:tr>
      <w:tr w:rsidR="007B16CB" w:rsidRPr="007B16CB" w:rsidTr="00D82F47">
        <w:tc>
          <w:tcPr>
            <w:tcW w:w="4672" w:type="dxa"/>
          </w:tcPr>
          <w:p w:rsidR="007B16CB" w:rsidRPr="007B16CB" w:rsidRDefault="007B16C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Docker-compose.yml</w:t>
            </w:r>
            <w:proofErr w:type="spellEnd"/>
          </w:p>
        </w:tc>
        <w:tc>
          <w:tcPr>
            <w:tcW w:w="4673" w:type="dxa"/>
          </w:tcPr>
          <w:p w:rsidR="007B16CB" w:rsidRDefault="00CE15EA" w:rsidP="00CE15EA">
            <w:r w:rsidRPr="00702531">
              <w:t>-</w:t>
            </w:r>
            <w:r>
              <w:t xml:space="preserve">инструмент для запуска докер приложений, состоящих из нескольких </w:t>
            </w:r>
            <w:proofErr w:type="spellStart"/>
            <w:r>
              <w:t>контейнеровй</w:t>
            </w:r>
            <w:proofErr w:type="spellEnd"/>
          </w:p>
          <w:p w:rsidR="00702531" w:rsidRPr="00CE15EA" w:rsidRDefault="00702531" w:rsidP="00CE15EA">
            <w:r>
              <w:t xml:space="preserve">-запуск, остановка, сборка контейнеров, получать статус запущенных сервисов, </w:t>
            </w:r>
            <w:proofErr w:type="spellStart"/>
            <w:r>
              <w:t>логи</w:t>
            </w:r>
            <w:proofErr w:type="spellEnd"/>
            <w:r>
              <w:t xml:space="preserve"> запущенных сервисов, выполнять команды на сервисах</w:t>
            </w:r>
          </w:p>
        </w:tc>
      </w:tr>
      <w:tr w:rsidR="007B16CB" w:rsidRPr="00702531" w:rsidTr="00D82F47">
        <w:tc>
          <w:tcPr>
            <w:tcW w:w="4672" w:type="dxa"/>
          </w:tcPr>
          <w:p w:rsidR="007B16CB" w:rsidRDefault="00702531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>-</w:t>
            </w:r>
            <w:proofErr w:type="gramEnd"/>
            <w:r>
              <w:rPr>
                <w:lang w:val="en-US"/>
              </w:rPr>
              <w:t>compose [-f &lt;</w:t>
            </w:r>
            <w:proofErr w:type="spellStart"/>
            <w:r>
              <w:rPr>
                <w:lang w:val="en-US"/>
              </w:rPr>
              <w:t>arg</w:t>
            </w:r>
            <w:proofErr w:type="spellEnd"/>
            <w:r>
              <w:rPr>
                <w:lang w:val="en-US"/>
              </w:rPr>
              <w:t xml:space="preserve">&gt;…] [--profile &lt;name&gt;…] </w:t>
            </w:r>
          </w:p>
          <w:p w:rsidR="00702531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[options] [COMMAND] [ARGS…]</w:t>
            </w:r>
          </w:p>
        </w:tc>
        <w:tc>
          <w:tcPr>
            <w:tcW w:w="4673" w:type="dxa"/>
          </w:tcPr>
          <w:p w:rsidR="007B16CB" w:rsidRPr="00702531" w:rsidRDefault="007B16CB">
            <w:pPr>
              <w:rPr>
                <w:lang w:val="en-US"/>
              </w:rPr>
            </w:pPr>
          </w:p>
        </w:tc>
      </w:tr>
      <w:tr w:rsidR="007B16CB" w:rsidRPr="00702531" w:rsidTr="00D82F47">
        <w:tc>
          <w:tcPr>
            <w:tcW w:w="4672" w:type="dxa"/>
          </w:tcPr>
          <w:p w:rsidR="007B16CB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-f</w:t>
            </w:r>
          </w:p>
        </w:tc>
        <w:tc>
          <w:tcPr>
            <w:tcW w:w="4673" w:type="dxa"/>
          </w:tcPr>
          <w:p w:rsidR="007B16CB" w:rsidRPr="00702531" w:rsidRDefault="00702531">
            <w:pPr>
              <w:rPr>
                <w:lang w:val="en-US"/>
              </w:rPr>
            </w:pPr>
            <w:r>
              <w:t>путь</w:t>
            </w:r>
            <w:r w:rsidRPr="00702531">
              <w:rPr>
                <w:lang w:val="en-US"/>
              </w:rPr>
              <w:t xml:space="preserve"> </w:t>
            </w:r>
            <w:r>
              <w:t>к</w:t>
            </w:r>
            <w:r w:rsidRPr="00702531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Docker-compose.yml</w:t>
            </w:r>
            <w:proofErr w:type="spellEnd"/>
          </w:p>
        </w:tc>
      </w:tr>
      <w:tr w:rsidR="007B16CB" w:rsidRPr="00702531" w:rsidTr="00D82F47">
        <w:tc>
          <w:tcPr>
            <w:tcW w:w="4672" w:type="dxa"/>
          </w:tcPr>
          <w:p w:rsidR="007B16CB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-p</w:t>
            </w:r>
          </w:p>
        </w:tc>
        <w:tc>
          <w:tcPr>
            <w:tcW w:w="4673" w:type="dxa"/>
          </w:tcPr>
          <w:p w:rsidR="007B16CB" w:rsidRPr="00702531" w:rsidRDefault="00702531">
            <w:r>
              <w:t>название проекта</w:t>
            </w:r>
          </w:p>
        </w:tc>
      </w:tr>
      <w:tr w:rsidR="007B16CB" w:rsidRPr="00702531" w:rsidTr="00D82F47">
        <w:tc>
          <w:tcPr>
            <w:tcW w:w="4672" w:type="dxa"/>
          </w:tcPr>
          <w:p w:rsidR="007B16CB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--project-path</w:t>
            </w:r>
          </w:p>
        </w:tc>
        <w:tc>
          <w:tcPr>
            <w:tcW w:w="4673" w:type="dxa"/>
          </w:tcPr>
          <w:p w:rsidR="007B16CB" w:rsidRPr="00702531" w:rsidRDefault="00702531">
            <w:r>
              <w:t>альтернативная рабочая директория</w:t>
            </w:r>
          </w:p>
        </w:tc>
      </w:tr>
      <w:tr w:rsidR="007B16CB" w:rsidRPr="00702531" w:rsidTr="00D82F47">
        <w:tc>
          <w:tcPr>
            <w:tcW w:w="4672" w:type="dxa"/>
          </w:tcPr>
          <w:p w:rsidR="007B16CB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up</w:t>
            </w:r>
          </w:p>
        </w:tc>
        <w:tc>
          <w:tcPr>
            <w:tcW w:w="4673" w:type="dxa"/>
          </w:tcPr>
          <w:p w:rsidR="007B16CB" w:rsidRPr="00702531" w:rsidRDefault="00702531">
            <w:r>
              <w:t>создание и запуск сервисов</w:t>
            </w:r>
          </w:p>
        </w:tc>
      </w:tr>
      <w:tr w:rsidR="00702531" w:rsidRPr="00702531" w:rsidTr="00D82F47">
        <w:tc>
          <w:tcPr>
            <w:tcW w:w="4672" w:type="dxa"/>
          </w:tcPr>
          <w:p w:rsidR="00702531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down</w:t>
            </w:r>
          </w:p>
        </w:tc>
        <w:tc>
          <w:tcPr>
            <w:tcW w:w="4673" w:type="dxa"/>
          </w:tcPr>
          <w:p w:rsidR="00702531" w:rsidRPr="00702531" w:rsidRDefault="00702531">
            <w:r>
              <w:t>остановка и удаление контейнеров, сетей, образов</w:t>
            </w:r>
          </w:p>
        </w:tc>
      </w:tr>
      <w:tr w:rsidR="00702531" w:rsidRPr="00702531" w:rsidTr="00D82F47">
        <w:tc>
          <w:tcPr>
            <w:tcW w:w="4672" w:type="dxa"/>
          </w:tcPr>
          <w:p w:rsidR="00702531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start</w:t>
            </w:r>
          </w:p>
        </w:tc>
        <w:tc>
          <w:tcPr>
            <w:tcW w:w="4673" w:type="dxa"/>
          </w:tcPr>
          <w:p w:rsidR="00702531" w:rsidRPr="00702531" w:rsidRDefault="00702531">
            <w:r>
              <w:t>запуск сервисов</w:t>
            </w:r>
          </w:p>
        </w:tc>
      </w:tr>
      <w:tr w:rsidR="00702531" w:rsidRPr="00702531" w:rsidTr="00D82F47">
        <w:tc>
          <w:tcPr>
            <w:tcW w:w="4672" w:type="dxa"/>
          </w:tcPr>
          <w:p w:rsidR="00702531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stop</w:t>
            </w:r>
          </w:p>
        </w:tc>
        <w:tc>
          <w:tcPr>
            <w:tcW w:w="4673" w:type="dxa"/>
          </w:tcPr>
          <w:p w:rsidR="00702531" w:rsidRPr="00BE79F3" w:rsidRDefault="00BE79F3">
            <w:r>
              <w:t>остановка сервисов</w:t>
            </w:r>
          </w:p>
        </w:tc>
      </w:tr>
      <w:tr w:rsidR="00702531" w:rsidRPr="00702531" w:rsidTr="00D82F47">
        <w:tc>
          <w:tcPr>
            <w:tcW w:w="4672" w:type="dxa"/>
          </w:tcPr>
          <w:p w:rsidR="00702531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restart</w:t>
            </w:r>
          </w:p>
        </w:tc>
        <w:tc>
          <w:tcPr>
            <w:tcW w:w="4673" w:type="dxa"/>
          </w:tcPr>
          <w:p w:rsidR="00702531" w:rsidRPr="00BE79F3" w:rsidRDefault="00BE79F3">
            <w:r>
              <w:t>перезапуск</w:t>
            </w:r>
          </w:p>
        </w:tc>
      </w:tr>
      <w:tr w:rsidR="00702531" w:rsidRPr="00702531" w:rsidTr="00D82F47">
        <w:tc>
          <w:tcPr>
            <w:tcW w:w="4672" w:type="dxa"/>
          </w:tcPr>
          <w:p w:rsidR="00702531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create</w:t>
            </w:r>
          </w:p>
        </w:tc>
        <w:tc>
          <w:tcPr>
            <w:tcW w:w="4673" w:type="dxa"/>
          </w:tcPr>
          <w:p w:rsidR="00702531" w:rsidRPr="00BE79F3" w:rsidRDefault="00BE79F3">
            <w:r>
              <w:t>создание</w:t>
            </w:r>
          </w:p>
        </w:tc>
      </w:tr>
      <w:tr w:rsidR="00702531" w:rsidRPr="00702531" w:rsidTr="00D82F47">
        <w:tc>
          <w:tcPr>
            <w:tcW w:w="4672" w:type="dxa"/>
          </w:tcPr>
          <w:p w:rsidR="00702531" w:rsidRPr="00702531" w:rsidRDefault="0070253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rm</w:t>
            </w:r>
            <w:proofErr w:type="spellEnd"/>
          </w:p>
        </w:tc>
        <w:tc>
          <w:tcPr>
            <w:tcW w:w="4673" w:type="dxa"/>
          </w:tcPr>
          <w:p w:rsidR="00702531" w:rsidRPr="00BE79F3" w:rsidRDefault="00BE79F3">
            <w:r>
              <w:t>удаление остановленных контейнеров</w:t>
            </w:r>
          </w:p>
        </w:tc>
      </w:tr>
      <w:tr w:rsidR="00702531" w:rsidRPr="00702531" w:rsidTr="00D82F47">
        <w:tc>
          <w:tcPr>
            <w:tcW w:w="4672" w:type="dxa"/>
          </w:tcPr>
          <w:p w:rsidR="00702531" w:rsidRP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run</w:t>
            </w:r>
          </w:p>
        </w:tc>
        <w:tc>
          <w:tcPr>
            <w:tcW w:w="4673" w:type="dxa"/>
          </w:tcPr>
          <w:p w:rsidR="00702531" w:rsidRPr="00BE79F3" w:rsidRDefault="00BE79F3">
            <w:r>
              <w:t>выполнение одноразовой команды</w:t>
            </w:r>
          </w:p>
        </w:tc>
      </w:tr>
      <w:tr w:rsidR="00702531" w:rsidRPr="00BE79F3" w:rsidTr="00D82F47">
        <w:tc>
          <w:tcPr>
            <w:tcW w:w="4672" w:type="dxa"/>
          </w:tcPr>
          <w:p w:rsidR="00702531" w:rsidRDefault="00702531">
            <w:pPr>
              <w:rPr>
                <w:lang w:val="en-US"/>
              </w:rPr>
            </w:pPr>
            <w:r>
              <w:rPr>
                <w:lang w:val="en-US"/>
              </w:rPr>
              <w:t>exec</w:t>
            </w:r>
          </w:p>
        </w:tc>
        <w:tc>
          <w:tcPr>
            <w:tcW w:w="4673" w:type="dxa"/>
          </w:tcPr>
          <w:p w:rsidR="00702531" w:rsidRPr="00BE79F3" w:rsidRDefault="00BE79F3">
            <w:r>
              <w:t>выполнение команды в запущенном контейнере</w:t>
            </w:r>
          </w:p>
        </w:tc>
      </w:tr>
      <w:tr w:rsidR="00702531" w:rsidRPr="00BE79F3" w:rsidTr="00D82F47">
        <w:tc>
          <w:tcPr>
            <w:tcW w:w="4672" w:type="dxa"/>
          </w:tcPr>
          <w:p w:rsidR="00702531" w:rsidRPr="00BE79F3" w:rsidRDefault="00BE79F3">
            <w:r>
              <w:t>ФАЙЛ!!!</w:t>
            </w:r>
          </w:p>
        </w:tc>
        <w:tc>
          <w:tcPr>
            <w:tcW w:w="4673" w:type="dxa"/>
          </w:tcPr>
          <w:p w:rsidR="00702531" w:rsidRPr="00BE79F3" w:rsidRDefault="00702531"/>
        </w:tc>
      </w:tr>
      <w:tr w:rsidR="00702531" w:rsidRPr="00EE5FA8" w:rsidTr="00D82F47">
        <w:tc>
          <w:tcPr>
            <w:tcW w:w="4672" w:type="dxa"/>
          </w:tcPr>
          <w:p w:rsidR="00702531" w:rsidRDefault="00BE79F3">
            <w:pPr>
              <w:rPr>
                <w:lang w:val="en-US"/>
              </w:rPr>
            </w:pPr>
            <w:r>
              <w:rPr>
                <w:lang w:val="en-US"/>
              </w:rPr>
              <w:t>services:</w:t>
            </w:r>
          </w:p>
          <w:p w:rsidR="00BE79F3" w:rsidRDefault="00BE79F3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webapp</w:t>
            </w:r>
            <w:proofErr w:type="spellEnd"/>
            <w:r>
              <w:rPr>
                <w:lang w:val="en-US"/>
              </w:rPr>
              <w:t>:</w:t>
            </w:r>
          </w:p>
          <w:p w:rsidR="00BE79F3" w:rsidRDefault="00BE79F3">
            <w:pPr>
              <w:rPr>
                <w:lang w:val="en-US"/>
              </w:rPr>
            </w:pPr>
            <w:r>
              <w:rPr>
                <w:lang w:val="en-US"/>
              </w:rPr>
              <w:t xml:space="preserve">     build:./</w:t>
            </w:r>
            <w:proofErr w:type="spellStart"/>
            <w:r>
              <w:rPr>
                <w:lang w:val="en-US"/>
              </w:rPr>
              <w:t>dir</w:t>
            </w:r>
            <w:proofErr w:type="spellEnd"/>
          </w:p>
          <w:p w:rsidR="00EE5FA8" w:rsidRDefault="00EE5FA8">
            <w:pPr>
              <w:rPr>
                <w:lang w:val="en-US"/>
              </w:rPr>
            </w:pPr>
          </w:p>
          <w:p w:rsidR="00EE5FA8" w:rsidRDefault="00EE5FA8">
            <w:r>
              <w:t>или объект</w:t>
            </w:r>
          </w:p>
          <w:p w:rsidR="00EE5FA8" w:rsidRDefault="00EE5FA8"/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webapp</w:t>
            </w:r>
            <w:proofErr w:type="spellEnd"/>
            <w:r>
              <w:rPr>
                <w:lang w:val="en-US"/>
              </w:rPr>
              <w:t>:</w:t>
            </w:r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   build:</w:t>
            </w:r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context: ./</w:t>
            </w:r>
            <w:proofErr w:type="spellStart"/>
            <w:r>
              <w:rPr>
                <w:lang w:val="en-US"/>
              </w:rPr>
              <w:t>dir</w:t>
            </w:r>
            <w:proofErr w:type="spellEnd"/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>
              <w:rPr>
                <w:lang w:val="en-US"/>
              </w:rPr>
              <w:t>dockerfile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Dockerfile</w:t>
            </w:r>
            <w:proofErr w:type="spellEnd"/>
            <w:r>
              <w:rPr>
                <w:lang w:val="en-US"/>
              </w:rPr>
              <w:t>-alternate</w:t>
            </w:r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>
              <w:rPr>
                <w:lang w:val="en-US"/>
              </w:rPr>
              <w:t>args</w:t>
            </w:r>
            <w:proofErr w:type="spellEnd"/>
            <w:r>
              <w:rPr>
                <w:lang w:val="en-US"/>
              </w:rPr>
              <w:t>:</w:t>
            </w:r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</w:t>
            </w:r>
            <w:proofErr w:type="spellStart"/>
            <w:r>
              <w:rPr>
                <w:lang w:val="en-US"/>
              </w:rPr>
              <w:t>buildno</w:t>
            </w:r>
            <w:proofErr w:type="spellEnd"/>
            <w:r>
              <w:rPr>
                <w:lang w:val="en-US"/>
              </w:rPr>
              <w:t>: 1</w:t>
            </w:r>
          </w:p>
          <w:p w:rsidR="00EE5FA8" w:rsidRP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gitcommithash:c31dg</w:t>
            </w:r>
          </w:p>
        </w:tc>
        <w:tc>
          <w:tcPr>
            <w:tcW w:w="4673" w:type="dxa"/>
          </w:tcPr>
          <w:p w:rsidR="00BE79F3" w:rsidRDefault="00BE79F3">
            <w:r>
              <w:t>путь</w:t>
            </w:r>
            <w:r w:rsidRPr="00EE5FA8">
              <w:rPr>
                <w:lang w:val="en-US"/>
              </w:rPr>
              <w:t xml:space="preserve"> </w:t>
            </w:r>
            <w:r>
              <w:t>к</w:t>
            </w:r>
            <w:r w:rsidRPr="00EE5FA8">
              <w:rPr>
                <w:lang w:val="en-US"/>
              </w:rPr>
              <w:t xml:space="preserve"> </w:t>
            </w:r>
            <w:r>
              <w:t>контексту</w:t>
            </w:r>
            <w:r w:rsidRPr="00EE5FA8">
              <w:rPr>
                <w:lang w:val="en-US"/>
              </w:rPr>
              <w:t xml:space="preserve"> </w:t>
            </w:r>
            <w:r>
              <w:t>сборки</w:t>
            </w:r>
          </w:p>
          <w:p w:rsidR="00EE5FA8" w:rsidRDefault="00EE5FA8"/>
          <w:p w:rsidR="00EE5FA8" w:rsidRDefault="00EE5FA8"/>
          <w:p w:rsidR="00EE5FA8" w:rsidRDefault="00EE5FA8"/>
          <w:p w:rsidR="00EE5FA8" w:rsidRDefault="00EE5FA8"/>
          <w:p w:rsidR="00EE5FA8" w:rsidRDefault="00EE5FA8"/>
          <w:p w:rsidR="00EE5FA8" w:rsidRDefault="00EE5FA8"/>
          <w:p w:rsidR="00EE5FA8" w:rsidRDefault="00EE5FA8"/>
          <w:p w:rsidR="00EE5FA8" w:rsidRDefault="00EE5FA8"/>
          <w:p w:rsidR="00EE5FA8" w:rsidRDefault="00EE5FA8"/>
          <w:p w:rsidR="00EE5FA8" w:rsidRDefault="00EE5FA8"/>
          <w:p w:rsidR="00EE5FA8" w:rsidRDefault="00EE5FA8">
            <w:r>
              <w:t xml:space="preserve">заданные аргументы можно использовать в </w:t>
            </w:r>
            <w:proofErr w:type="spellStart"/>
            <w:r>
              <w:t>докерфайлах</w:t>
            </w:r>
            <w:proofErr w:type="spellEnd"/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ARG </w:t>
            </w:r>
            <w:proofErr w:type="spellStart"/>
            <w:r>
              <w:rPr>
                <w:lang w:val="en-US"/>
              </w:rPr>
              <w:t>buildno</w:t>
            </w:r>
            <w:proofErr w:type="spellEnd"/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ARG </w:t>
            </w:r>
            <w:proofErr w:type="spellStart"/>
            <w:r>
              <w:rPr>
                <w:lang w:val="en-US"/>
              </w:rPr>
              <w:t>gitcommithash</w:t>
            </w:r>
            <w:proofErr w:type="spellEnd"/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>RUN echo “</w:t>
            </w:r>
            <w:r>
              <w:t>Номер</w:t>
            </w:r>
            <w:r w:rsidRPr="00EE5FA8">
              <w:rPr>
                <w:lang w:val="en-US"/>
              </w:rPr>
              <w:t xml:space="preserve"> </w:t>
            </w:r>
            <w:r>
              <w:t>сборки</w:t>
            </w:r>
            <w:r>
              <w:rPr>
                <w:lang w:val="en-US"/>
              </w:rPr>
              <w:t>“: $</w:t>
            </w:r>
            <w:proofErr w:type="spellStart"/>
            <w:r>
              <w:rPr>
                <w:lang w:val="en-US"/>
              </w:rPr>
              <w:t>buildno</w:t>
            </w:r>
            <w:proofErr w:type="spellEnd"/>
          </w:p>
          <w:p w:rsidR="00EE5FA8" w:rsidRDefault="00EE5FA8" w:rsidP="00EE5FA8">
            <w:pPr>
              <w:rPr>
                <w:lang w:val="en-US"/>
              </w:rPr>
            </w:pPr>
            <w:r>
              <w:rPr>
                <w:lang w:val="en-US"/>
              </w:rPr>
              <w:t>RUN echo “</w:t>
            </w:r>
            <w:proofErr w:type="spellStart"/>
            <w:r>
              <w:rPr>
                <w:lang w:val="en-US"/>
              </w:rPr>
              <w:t>Коммит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собран</w:t>
            </w:r>
            <w:proofErr w:type="spellEnd"/>
            <w:r>
              <w:rPr>
                <w:lang w:val="en-US"/>
              </w:rPr>
              <w:t xml:space="preserve">“: $ </w:t>
            </w:r>
            <w:proofErr w:type="spellStart"/>
            <w:r>
              <w:rPr>
                <w:lang w:val="en-US"/>
              </w:rPr>
              <w:t>gitcommithash</w:t>
            </w:r>
            <w:proofErr w:type="spellEnd"/>
          </w:p>
          <w:p w:rsidR="00EE5FA8" w:rsidRPr="00EE5FA8" w:rsidRDefault="00EE5FA8">
            <w:pPr>
              <w:rPr>
                <w:lang w:val="en-US"/>
              </w:rPr>
            </w:pPr>
          </w:p>
        </w:tc>
      </w:tr>
      <w:tr w:rsidR="00BE79F3" w:rsidRPr="00E72057" w:rsidTr="00D82F47">
        <w:tc>
          <w:tcPr>
            <w:tcW w:w="4672" w:type="dxa"/>
          </w:tcPr>
          <w:p w:rsidR="00BE79F3" w:rsidRDefault="00EE5FA8">
            <w:pPr>
              <w:rPr>
                <w:lang w:val="en-US"/>
              </w:rPr>
            </w:pPr>
            <w:r>
              <w:rPr>
                <w:lang w:val="en-US"/>
              </w:rPr>
              <w:t>#network</w:t>
            </w:r>
          </w:p>
          <w:p w:rsidR="00EE5FA8" w:rsidRDefault="00EE5FA8">
            <w:pPr>
              <w:rPr>
                <w:lang w:val="en-US"/>
              </w:rPr>
            </w:pPr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>build:</w:t>
            </w:r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proofErr w:type="gramStart"/>
            <w:r>
              <w:rPr>
                <w:lang w:val="en-US"/>
              </w:rPr>
              <w:t>context</w:t>
            </w:r>
            <w:proofErr w:type="gramEnd"/>
            <w:r>
              <w:rPr>
                <w:lang w:val="en-US"/>
              </w:rPr>
              <w:t>: .</w:t>
            </w:r>
          </w:p>
          <w:p w:rsidR="00EE5FA8" w:rsidRDefault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network: host</w:t>
            </w:r>
          </w:p>
          <w:p w:rsidR="00EE5FA8" w:rsidRDefault="00EE5FA8" w:rsidP="00EE5FA8">
            <w:pPr>
              <w:rPr>
                <w:lang w:val="en-US"/>
              </w:rPr>
            </w:pPr>
          </w:p>
          <w:p w:rsidR="00EE5FA8" w:rsidRDefault="00EE5FA8" w:rsidP="00EE5FA8">
            <w:pPr>
              <w:rPr>
                <w:lang w:val="en-US"/>
              </w:rPr>
            </w:pPr>
            <w:r>
              <w:rPr>
                <w:lang w:val="en-US"/>
              </w:rPr>
              <w:t>build:</w:t>
            </w:r>
          </w:p>
          <w:p w:rsidR="00EE5FA8" w:rsidRDefault="00EE5FA8" w:rsidP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proofErr w:type="gramStart"/>
            <w:r>
              <w:rPr>
                <w:lang w:val="en-US"/>
              </w:rPr>
              <w:t>context</w:t>
            </w:r>
            <w:proofErr w:type="gramEnd"/>
            <w:r>
              <w:rPr>
                <w:lang w:val="en-US"/>
              </w:rPr>
              <w:t>: .</w:t>
            </w:r>
          </w:p>
          <w:p w:rsidR="00EE5FA8" w:rsidRPr="00EE5FA8" w:rsidRDefault="00EE5FA8" w:rsidP="00EE5FA8">
            <w:pPr>
              <w:rPr>
                <w:lang w:val="en-US"/>
              </w:rPr>
            </w:pPr>
            <w:r>
              <w:rPr>
                <w:lang w:val="en-US"/>
              </w:rPr>
              <w:t xml:space="preserve">   network: custom_network_1</w:t>
            </w:r>
          </w:p>
        </w:tc>
        <w:tc>
          <w:tcPr>
            <w:tcW w:w="4673" w:type="dxa"/>
          </w:tcPr>
          <w:p w:rsidR="00BE79F3" w:rsidRPr="00E72057" w:rsidRDefault="00E72057">
            <w:proofErr w:type="gramStart"/>
            <w:r>
              <w:t>сеть</w:t>
            </w:r>
            <w:proofErr w:type="gramEnd"/>
            <w:r>
              <w:t xml:space="preserve"> к которой подключается контейнер во время сборки (для использования при выполнении команды </w:t>
            </w:r>
            <w:r>
              <w:rPr>
                <w:lang w:val="en-US"/>
              </w:rPr>
              <w:t>RUN</w:t>
            </w:r>
            <w:r w:rsidRPr="00E72057">
              <w:t>)</w:t>
            </w:r>
          </w:p>
        </w:tc>
      </w:tr>
      <w:tr w:rsidR="00BE79F3" w:rsidRPr="00E72057" w:rsidTr="00D82F47">
        <w:tc>
          <w:tcPr>
            <w:tcW w:w="4672" w:type="dxa"/>
          </w:tcPr>
          <w:p w:rsidR="00BE79F3" w:rsidRDefault="00E72057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depends_on</w:t>
            </w:r>
            <w:proofErr w:type="spellEnd"/>
          </w:p>
          <w:p w:rsidR="00E72057" w:rsidRDefault="00E72057">
            <w:pPr>
              <w:rPr>
                <w:lang w:val="en-US"/>
              </w:rPr>
            </w:pP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>services: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web: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>
              <w:rPr>
                <w:lang w:val="en-US"/>
              </w:rPr>
              <w:t>build</w:t>
            </w:r>
            <w:proofErr w:type="gramEnd"/>
            <w:r>
              <w:rPr>
                <w:lang w:val="en-US"/>
              </w:rPr>
              <w:t>: .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proofErr w:type="spellStart"/>
            <w:r>
              <w:rPr>
                <w:lang w:val="en-US"/>
              </w:rPr>
              <w:t>depends_on</w:t>
            </w:r>
            <w:proofErr w:type="spellEnd"/>
            <w:r>
              <w:rPr>
                <w:lang w:val="en-US"/>
              </w:rPr>
              <w:t>: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 -</w:t>
            </w:r>
            <w:proofErr w:type="spellStart"/>
            <w:r>
              <w:rPr>
                <w:lang w:val="en-US"/>
              </w:rPr>
              <w:t>db</w:t>
            </w:r>
            <w:proofErr w:type="spellEnd"/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- </w:t>
            </w:r>
            <w:proofErr w:type="spellStart"/>
            <w:r>
              <w:rPr>
                <w:lang w:val="en-US"/>
              </w:rPr>
              <w:t>redis</w:t>
            </w:r>
            <w:proofErr w:type="spellEnd"/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redis</w:t>
            </w:r>
            <w:proofErr w:type="spellEnd"/>
            <w:r>
              <w:rPr>
                <w:lang w:val="en-US"/>
              </w:rPr>
              <w:t>: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image: </w:t>
            </w:r>
            <w:proofErr w:type="spellStart"/>
            <w:r>
              <w:rPr>
                <w:lang w:val="en-US"/>
              </w:rPr>
              <w:t>redis</w:t>
            </w:r>
            <w:proofErr w:type="spellEnd"/>
            <w:r>
              <w:rPr>
                <w:lang w:val="en-US"/>
              </w:rPr>
              <w:t xml:space="preserve"> 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db</w:t>
            </w:r>
            <w:proofErr w:type="spellEnd"/>
          </w:p>
          <w:p w:rsidR="00E72057" w:rsidRP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 image: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</w:p>
        </w:tc>
        <w:tc>
          <w:tcPr>
            <w:tcW w:w="4673" w:type="dxa"/>
          </w:tcPr>
          <w:p w:rsidR="00BE79F3" w:rsidRPr="00E72057" w:rsidRDefault="00E72057">
            <w:r>
              <w:t>сервисы запускаются в зависимости</w:t>
            </w:r>
          </w:p>
        </w:tc>
      </w:tr>
      <w:tr w:rsidR="00BE79F3" w:rsidRPr="00047E48" w:rsidTr="00D82F47">
        <w:tc>
          <w:tcPr>
            <w:tcW w:w="4672" w:type="dxa"/>
          </w:tcPr>
          <w:p w:rsidR="00BE79F3" w:rsidRDefault="00E72057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restart_policy</w:t>
            </w:r>
            <w:proofErr w:type="spellEnd"/>
          </w:p>
          <w:p w:rsidR="00E72057" w:rsidRDefault="00E72057">
            <w:pPr>
              <w:rPr>
                <w:lang w:val="en-US"/>
              </w:rPr>
            </w:pP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>services: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redis</w:t>
            </w:r>
            <w:proofErr w:type="spellEnd"/>
            <w:r>
              <w:rPr>
                <w:lang w:val="en-US"/>
              </w:rPr>
              <w:t>: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image: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deploy: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proofErr w:type="spellStart"/>
            <w:r>
              <w:rPr>
                <w:lang w:val="en-US"/>
              </w:rPr>
              <w:t>restart_policy</w:t>
            </w:r>
            <w:proofErr w:type="spellEnd"/>
            <w:r>
              <w:rPr>
                <w:lang w:val="en-US"/>
              </w:rPr>
              <w:t>: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</w:t>
            </w:r>
            <w:proofErr w:type="spellStart"/>
            <w:r>
              <w:rPr>
                <w:lang w:val="en-US"/>
              </w:rPr>
              <w:t>condition:on-failure</w:t>
            </w:r>
            <w:proofErr w:type="spellEnd"/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delay:5s</w:t>
            </w:r>
          </w:p>
          <w:p w:rsid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max-attempts: 3</w:t>
            </w:r>
          </w:p>
          <w:p w:rsidR="00E72057" w:rsidRPr="00E72057" w:rsidRDefault="00E7205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window: 120s</w:t>
            </w:r>
          </w:p>
        </w:tc>
        <w:tc>
          <w:tcPr>
            <w:tcW w:w="4673" w:type="dxa"/>
          </w:tcPr>
          <w:p w:rsidR="00BE79F3" w:rsidRPr="0012461B" w:rsidRDefault="0012461B">
            <w:pPr>
              <w:rPr>
                <w:lang w:val="en-US"/>
              </w:rPr>
            </w:pPr>
            <w:r>
              <w:rPr>
                <w:lang w:val="en-US"/>
              </w:rPr>
              <w:t xml:space="preserve">condition – </w:t>
            </w:r>
            <w:r>
              <w:t>условия</w:t>
            </w:r>
            <w:r w:rsidRPr="0012461B">
              <w:rPr>
                <w:lang w:val="en-US"/>
              </w:rPr>
              <w:t xml:space="preserve"> </w:t>
            </w:r>
            <w:r>
              <w:t>перезапуска</w:t>
            </w:r>
          </w:p>
          <w:p w:rsidR="0012461B" w:rsidRDefault="0012461B">
            <w:pPr>
              <w:rPr>
                <w:lang w:val="en-US"/>
              </w:rPr>
            </w:pPr>
            <w:r w:rsidRPr="0012461B">
              <w:rPr>
                <w:lang w:val="en-US"/>
              </w:rPr>
              <w:t xml:space="preserve">    </w:t>
            </w:r>
            <w:r>
              <w:rPr>
                <w:lang w:val="en-US"/>
              </w:rPr>
              <w:t>none, on-failure, any</w:t>
            </w:r>
          </w:p>
          <w:p w:rsidR="0012461B" w:rsidRPr="0012461B" w:rsidRDefault="0012461B">
            <w:r>
              <w:rPr>
                <w:lang w:val="en-US"/>
              </w:rPr>
              <w:t>delay</w:t>
            </w:r>
            <w:r>
              <w:t xml:space="preserve"> - время между </w:t>
            </w:r>
            <w:proofErr w:type="spellStart"/>
            <w:r>
              <w:t>перезапусками</w:t>
            </w:r>
            <w:proofErr w:type="spellEnd"/>
          </w:p>
          <w:p w:rsidR="0012461B" w:rsidRPr="0012461B" w:rsidRDefault="0012461B">
            <w:r>
              <w:rPr>
                <w:lang w:val="en-US"/>
              </w:rPr>
              <w:t>window</w:t>
            </w:r>
            <w:r>
              <w:t xml:space="preserve"> – время принятия решения об успехе перезапуска</w:t>
            </w:r>
          </w:p>
        </w:tc>
      </w:tr>
      <w:tr w:rsidR="00516A91" w:rsidRPr="00516A91" w:rsidTr="00D82F47">
        <w:tc>
          <w:tcPr>
            <w:tcW w:w="4672" w:type="dxa"/>
          </w:tcPr>
          <w:p w:rsidR="00516A91" w:rsidRDefault="00516A91">
            <w:pPr>
              <w:rPr>
                <w:lang w:val="en-US"/>
              </w:rPr>
            </w:pPr>
            <w:r>
              <w:rPr>
                <w:lang w:val="en-US"/>
              </w:rPr>
              <w:t>restart: “no”</w:t>
            </w:r>
          </w:p>
          <w:p w:rsidR="00516A91" w:rsidRDefault="00516A91">
            <w:pPr>
              <w:rPr>
                <w:lang w:val="en-US"/>
              </w:rPr>
            </w:pPr>
            <w:r>
              <w:rPr>
                <w:lang w:val="en-US"/>
              </w:rPr>
              <w:t>restart: always</w:t>
            </w:r>
          </w:p>
          <w:p w:rsidR="00516A91" w:rsidRDefault="00516A91">
            <w:pPr>
              <w:rPr>
                <w:lang w:val="en-US"/>
              </w:rPr>
            </w:pPr>
            <w:r>
              <w:rPr>
                <w:lang w:val="en-US"/>
              </w:rPr>
              <w:t>restart:</w:t>
            </w:r>
            <w:r>
              <w:rPr>
                <w:lang w:val="en-US"/>
              </w:rPr>
              <w:t xml:space="preserve"> on-failure</w:t>
            </w:r>
          </w:p>
          <w:p w:rsidR="00516A91" w:rsidRPr="00516A91" w:rsidRDefault="00516A91">
            <w:pPr>
              <w:rPr>
                <w:lang w:val="en-US"/>
              </w:rPr>
            </w:pPr>
            <w:r>
              <w:rPr>
                <w:lang w:val="en-US"/>
              </w:rPr>
              <w:t>restart:</w:t>
            </w:r>
            <w:r>
              <w:rPr>
                <w:lang w:val="en-US"/>
              </w:rPr>
              <w:t xml:space="preserve"> unless-stopped</w:t>
            </w:r>
          </w:p>
        </w:tc>
        <w:tc>
          <w:tcPr>
            <w:tcW w:w="4673" w:type="dxa"/>
          </w:tcPr>
          <w:p w:rsidR="00516A91" w:rsidRDefault="00516A91">
            <w:r>
              <w:t>определение политики перезапуска</w:t>
            </w:r>
          </w:p>
          <w:p w:rsidR="00516A91" w:rsidRDefault="00516A91">
            <w:r>
              <w:t>-в любом случае</w:t>
            </w:r>
          </w:p>
          <w:p w:rsidR="00516A91" w:rsidRDefault="00516A91">
            <w:r>
              <w:t>-в случае аварийной остановки</w:t>
            </w:r>
          </w:p>
          <w:p w:rsidR="00516A91" w:rsidRPr="00516A91" w:rsidRDefault="00516A91">
            <w:r>
              <w:t xml:space="preserve">-всегда кроме преднамеренной остановки </w:t>
            </w:r>
          </w:p>
        </w:tc>
      </w:tr>
      <w:tr w:rsidR="00BE79F3" w:rsidRPr="00047E48" w:rsidTr="00D82F47">
        <w:tc>
          <w:tcPr>
            <w:tcW w:w="4672" w:type="dxa"/>
          </w:tcPr>
          <w:p w:rsidR="00047E48" w:rsidRPr="00047E48" w:rsidRDefault="00047E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entrypoint</w:t>
            </w:r>
            <w:proofErr w:type="spellEnd"/>
            <w:r>
              <w:rPr>
                <w:lang w:val="en-US"/>
              </w:rPr>
              <w:t>: /code/entrypoint.sh</w:t>
            </w:r>
          </w:p>
        </w:tc>
        <w:tc>
          <w:tcPr>
            <w:tcW w:w="4673" w:type="dxa"/>
          </w:tcPr>
          <w:p w:rsidR="00BE79F3" w:rsidRPr="00047E48" w:rsidRDefault="00047E48">
            <w:r>
              <w:rPr>
                <w:lang w:val="en-US"/>
              </w:rPr>
              <w:t>-</w:t>
            </w:r>
            <w:r>
              <w:t>перезапись дефолтной точки входа</w:t>
            </w:r>
          </w:p>
        </w:tc>
      </w:tr>
      <w:tr w:rsidR="00BE79F3" w:rsidRPr="00047E48" w:rsidTr="00D82F47">
        <w:tc>
          <w:tcPr>
            <w:tcW w:w="4672" w:type="dxa"/>
          </w:tcPr>
          <w:p w:rsidR="00BE79F3" w:rsidRDefault="00047E48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env_file</w:t>
            </w:r>
            <w:proofErr w:type="spellEnd"/>
          </w:p>
          <w:p w:rsidR="00047E48" w:rsidRDefault="00047E48">
            <w:pPr>
              <w:rPr>
                <w:lang w:val="en-US"/>
              </w:rPr>
            </w:pPr>
          </w:p>
          <w:p w:rsidR="00047E48" w:rsidRDefault="00047E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env_file</w:t>
            </w:r>
            <w:proofErr w:type="spellEnd"/>
            <w:r>
              <w:rPr>
                <w:lang w:val="en-US"/>
              </w:rPr>
              <w:t>: .</w:t>
            </w:r>
            <w:proofErr w:type="spellStart"/>
            <w:r>
              <w:rPr>
                <w:lang w:val="en-US"/>
              </w:rPr>
              <w:t>env</w:t>
            </w:r>
            <w:proofErr w:type="spellEnd"/>
          </w:p>
          <w:p w:rsidR="00047E48" w:rsidRDefault="00047E48">
            <w:pPr>
              <w:rPr>
                <w:lang w:val="en-US"/>
              </w:rPr>
            </w:pPr>
          </w:p>
          <w:p w:rsidR="00047E48" w:rsidRDefault="00047E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env_file</w:t>
            </w:r>
            <w:proofErr w:type="spellEnd"/>
            <w:r>
              <w:rPr>
                <w:lang w:val="en-US"/>
              </w:rPr>
              <w:t>:</w:t>
            </w:r>
          </w:p>
          <w:p w:rsidR="00047E48" w:rsidRPr="00B74DE0" w:rsidRDefault="00B74DE0" w:rsidP="00B74DE0">
            <w:pPr>
              <w:pStyle w:val="a4"/>
              <w:numPr>
                <w:ilvl w:val="0"/>
                <w:numId w:val="1"/>
              </w:numPr>
            </w:pPr>
            <w:r w:rsidRPr="00B74DE0">
              <w:t>./</w:t>
            </w:r>
            <w:proofErr w:type="spellStart"/>
            <w:r>
              <w:rPr>
                <w:lang w:val="en-US"/>
              </w:rPr>
              <w:t>common.env</w:t>
            </w:r>
            <w:proofErr w:type="spellEnd"/>
          </w:p>
          <w:p w:rsidR="00B74DE0" w:rsidRPr="00B74DE0" w:rsidRDefault="00B74DE0" w:rsidP="00B74DE0">
            <w:pPr>
              <w:pStyle w:val="a4"/>
              <w:numPr>
                <w:ilvl w:val="0"/>
                <w:numId w:val="1"/>
              </w:numPr>
            </w:pPr>
            <w:r w:rsidRPr="00B74DE0">
              <w:t>./</w:t>
            </w:r>
            <w:r>
              <w:rPr>
                <w:lang w:val="en-US"/>
              </w:rPr>
              <w:t>apps/</w:t>
            </w:r>
            <w:proofErr w:type="spellStart"/>
            <w:r>
              <w:rPr>
                <w:lang w:val="en-US"/>
              </w:rPr>
              <w:t>web.env</w:t>
            </w:r>
            <w:proofErr w:type="spellEnd"/>
          </w:p>
          <w:p w:rsidR="00B74DE0" w:rsidRPr="00B74DE0" w:rsidRDefault="00B74DE0" w:rsidP="00B74DE0">
            <w:pPr>
              <w:pStyle w:val="a4"/>
              <w:numPr>
                <w:ilvl w:val="0"/>
                <w:numId w:val="1"/>
              </w:numPr>
            </w:pPr>
            <w:r>
              <w:rPr>
                <w:lang w:val="en-US"/>
              </w:rPr>
              <w:t>/opt/</w:t>
            </w:r>
            <w:proofErr w:type="spellStart"/>
            <w:r>
              <w:rPr>
                <w:lang w:val="en-US"/>
              </w:rPr>
              <w:t>runtime_opts.env</w:t>
            </w:r>
            <w:proofErr w:type="spellEnd"/>
          </w:p>
        </w:tc>
        <w:tc>
          <w:tcPr>
            <w:tcW w:w="4673" w:type="dxa"/>
          </w:tcPr>
          <w:p w:rsidR="00BE79F3" w:rsidRPr="00047E48" w:rsidRDefault="00047E48">
            <w:r>
              <w:t>извлечение переменных среды окружения из списка</w:t>
            </w:r>
          </w:p>
        </w:tc>
      </w:tr>
      <w:tr w:rsidR="00BE79F3" w:rsidRPr="00047E48" w:rsidTr="00D82F47">
        <w:tc>
          <w:tcPr>
            <w:tcW w:w="4672" w:type="dxa"/>
          </w:tcPr>
          <w:p w:rsidR="00BE79F3" w:rsidRDefault="00B74DE0">
            <w:pPr>
              <w:rPr>
                <w:lang w:val="en-US"/>
              </w:rPr>
            </w:pPr>
            <w:r>
              <w:rPr>
                <w:lang w:val="en-US"/>
              </w:rPr>
              <w:t>expose:</w:t>
            </w:r>
          </w:p>
          <w:p w:rsidR="00B74DE0" w:rsidRDefault="00B74DE0">
            <w:pPr>
              <w:rPr>
                <w:lang w:val="en-US"/>
              </w:rPr>
            </w:pPr>
            <w:r>
              <w:rPr>
                <w:lang w:val="en-US"/>
              </w:rPr>
              <w:t>-“3000”</w:t>
            </w:r>
          </w:p>
          <w:p w:rsidR="00B74DE0" w:rsidRPr="00B74DE0" w:rsidRDefault="00B74DE0">
            <w:pPr>
              <w:rPr>
                <w:lang w:val="en-US"/>
              </w:rPr>
            </w:pPr>
            <w:r>
              <w:rPr>
                <w:lang w:val="en-US"/>
              </w:rPr>
              <w:t>-“8000”</w:t>
            </w:r>
          </w:p>
        </w:tc>
        <w:tc>
          <w:tcPr>
            <w:tcW w:w="4673" w:type="dxa"/>
          </w:tcPr>
          <w:p w:rsidR="00BE79F3" w:rsidRPr="00B74DE0" w:rsidRDefault="00B74DE0">
            <w:r>
              <w:t>выставление портов без их публикации на хосте – порты доступны только связанным (</w:t>
            </w:r>
            <w:r>
              <w:rPr>
                <w:lang w:val="en-US"/>
              </w:rPr>
              <w:t>linked</w:t>
            </w:r>
            <w:r w:rsidRPr="00B74DE0">
              <w:t>)</w:t>
            </w:r>
            <w:r>
              <w:t xml:space="preserve"> сервисам</w:t>
            </w:r>
          </w:p>
        </w:tc>
      </w:tr>
      <w:tr w:rsidR="00BE79F3" w:rsidRPr="00B74DE0" w:rsidTr="00D82F47">
        <w:tc>
          <w:tcPr>
            <w:tcW w:w="4672" w:type="dxa"/>
          </w:tcPr>
          <w:p w:rsidR="00BE79F3" w:rsidRDefault="00B74D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external_links</w:t>
            </w:r>
            <w:proofErr w:type="spellEnd"/>
            <w:r>
              <w:rPr>
                <w:lang w:val="en-US"/>
              </w:rPr>
              <w:t>:</w:t>
            </w:r>
          </w:p>
          <w:p w:rsidR="00B74DE0" w:rsidRDefault="00B74DE0" w:rsidP="00B74DE0">
            <w:pPr>
              <w:rPr>
                <w:lang w:val="en-US"/>
              </w:rPr>
            </w:pPr>
            <w:r>
              <w:rPr>
                <w:lang w:val="en-US"/>
              </w:rPr>
              <w:t xml:space="preserve"> -redis_1</w:t>
            </w:r>
          </w:p>
          <w:p w:rsidR="00B74DE0" w:rsidRDefault="00B74DE0" w:rsidP="00B74DE0">
            <w:pPr>
              <w:rPr>
                <w:lang w:val="en-US"/>
              </w:rPr>
            </w:pPr>
            <w:r>
              <w:rPr>
                <w:lang w:val="en-US"/>
              </w:rPr>
              <w:t xml:space="preserve"> -project_db_1:mysql1</w:t>
            </w:r>
          </w:p>
          <w:p w:rsidR="00B74DE0" w:rsidRPr="00B74DE0" w:rsidRDefault="00B74DE0" w:rsidP="00B74DE0">
            <w:pPr>
              <w:rPr>
                <w:lang w:val="en-US"/>
              </w:rPr>
            </w:pPr>
            <w:r>
              <w:rPr>
                <w:lang w:val="en-US"/>
              </w:rPr>
              <w:t xml:space="preserve"> -project_db_1:postgresql</w:t>
            </w:r>
          </w:p>
        </w:tc>
        <w:tc>
          <w:tcPr>
            <w:tcW w:w="4673" w:type="dxa"/>
          </w:tcPr>
          <w:p w:rsidR="00BE79F3" w:rsidRPr="00B74DE0" w:rsidRDefault="00B74DE0">
            <w:r>
              <w:t xml:space="preserve">подключение к контейнеру, запущенному вне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 w:rsidRPr="00B74DE0">
              <w:t>-</w:t>
            </w:r>
            <w:r>
              <w:rPr>
                <w:lang w:val="en-US"/>
              </w:rPr>
              <w:t>compose</w:t>
            </w:r>
            <w:r w:rsidRPr="00B74DE0">
              <w:t>.</w:t>
            </w:r>
            <w:proofErr w:type="spellStart"/>
            <w:r>
              <w:rPr>
                <w:lang w:val="en-US"/>
              </w:rPr>
              <w:t>yml</w:t>
            </w:r>
            <w:proofErr w:type="spellEnd"/>
            <w:r w:rsidRPr="00B74DE0">
              <w:t xml:space="preserve"> (</w:t>
            </w:r>
            <w:r>
              <w:t>внешний контейнер должен быть подключен хоть к одной сети сервиса)</w:t>
            </w:r>
          </w:p>
        </w:tc>
      </w:tr>
      <w:tr w:rsidR="00BE79F3" w:rsidRPr="0022596B" w:rsidTr="00D82F47">
        <w:tc>
          <w:tcPr>
            <w:tcW w:w="4672" w:type="dxa"/>
          </w:tcPr>
          <w:p w:rsidR="00B74DE0" w:rsidRDefault="00B74DE0">
            <w:pPr>
              <w:rPr>
                <w:lang w:val="en-US"/>
              </w:rPr>
            </w:pPr>
            <w:r>
              <w:rPr>
                <w:lang w:val="en-US"/>
              </w:rPr>
              <w:t>services:</w:t>
            </w:r>
          </w:p>
          <w:p w:rsidR="00BE79F3" w:rsidRDefault="00B74DE0">
            <w:pPr>
              <w:rPr>
                <w:lang w:val="en-US"/>
              </w:rPr>
            </w:pPr>
            <w:r>
              <w:rPr>
                <w:lang w:val="en-US"/>
              </w:rPr>
              <w:t xml:space="preserve">    web:</w:t>
            </w:r>
          </w:p>
          <w:p w:rsidR="00B74DE0" w:rsidRDefault="00B74DE0">
            <w:pPr>
              <w:rPr>
                <w:lang w:val="en-US"/>
              </w:rPr>
            </w:pPr>
            <w:r>
              <w:rPr>
                <w:lang w:val="en-US"/>
              </w:rPr>
              <w:t xml:space="preserve">       links:</w:t>
            </w:r>
          </w:p>
          <w:p w:rsidR="00B74DE0" w:rsidRDefault="00B74DE0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-“</w:t>
            </w:r>
            <w:proofErr w:type="spellStart"/>
            <w:r>
              <w:rPr>
                <w:lang w:val="en-US"/>
              </w:rPr>
              <w:t>db</w:t>
            </w:r>
            <w:proofErr w:type="spellEnd"/>
            <w:r>
              <w:rPr>
                <w:lang w:val="en-US"/>
              </w:rPr>
              <w:t>”</w:t>
            </w:r>
          </w:p>
          <w:p w:rsidR="00B74DE0" w:rsidRDefault="00B74DE0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-“</w:t>
            </w:r>
            <w:proofErr w:type="spellStart"/>
            <w:r>
              <w:rPr>
                <w:lang w:val="en-US"/>
              </w:rPr>
              <w:t>db:database</w:t>
            </w:r>
            <w:proofErr w:type="spellEnd"/>
            <w:r>
              <w:rPr>
                <w:lang w:val="en-US"/>
              </w:rPr>
              <w:t>”</w:t>
            </w:r>
          </w:p>
          <w:p w:rsidR="00B74DE0" w:rsidRPr="00B74DE0" w:rsidRDefault="00B74DE0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-“</w:t>
            </w:r>
            <w:proofErr w:type="spellStart"/>
            <w:r>
              <w:rPr>
                <w:lang w:val="en-US"/>
              </w:rPr>
              <w:t>redis</w:t>
            </w:r>
            <w:proofErr w:type="spellEnd"/>
            <w:r>
              <w:rPr>
                <w:lang w:val="en-US"/>
              </w:rPr>
              <w:t xml:space="preserve">”        </w:t>
            </w:r>
          </w:p>
        </w:tc>
        <w:tc>
          <w:tcPr>
            <w:tcW w:w="4673" w:type="dxa"/>
          </w:tcPr>
          <w:p w:rsidR="00BE79F3" w:rsidRPr="0022596B" w:rsidRDefault="0022596B">
            <w:r>
              <w:rPr>
                <w:lang w:val="en-US"/>
              </w:rPr>
              <w:t>-</w:t>
            </w:r>
            <w:r>
              <w:t>подключение</w:t>
            </w:r>
            <w:r w:rsidRPr="0022596B">
              <w:rPr>
                <w:lang w:val="en-US"/>
              </w:rPr>
              <w:t xml:space="preserve"> </w:t>
            </w:r>
            <w:r>
              <w:t>контейнера</w:t>
            </w:r>
            <w:r w:rsidRPr="0022596B">
              <w:rPr>
                <w:lang w:val="en-US"/>
              </w:rPr>
              <w:t xml:space="preserve"> </w:t>
            </w:r>
            <w:r>
              <w:t>к</w:t>
            </w:r>
            <w:r w:rsidRPr="0022596B">
              <w:rPr>
                <w:lang w:val="en-US"/>
              </w:rPr>
              <w:t xml:space="preserve"> </w:t>
            </w:r>
            <w:r>
              <w:t>другому</w:t>
            </w:r>
            <w:r w:rsidRPr="0022596B">
              <w:rPr>
                <w:lang w:val="en-US"/>
              </w:rPr>
              <w:t xml:space="preserve"> </w:t>
            </w:r>
            <w:r>
              <w:t>сервису</w:t>
            </w:r>
            <w:r w:rsidRPr="0022596B">
              <w:rPr>
                <w:lang w:val="en-US"/>
              </w:rPr>
              <w:t xml:space="preserve">. </w:t>
            </w:r>
            <w:r>
              <w:t>Подключаемый сервис определяется с помощью названия сервиса и синонима ссылки (</w:t>
            </w:r>
            <w:r>
              <w:rPr>
                <w:lang w:val="en-US"/>
              </w:rPr>
              <w:t>link</w:t>
            </w:r>
            <w:r w:rsidRPr="0022596B">
              <w:t xml:space="preserve"> </w:t>
            </w:r>
            <w:r>
              <w:rPr>
                <w:lang w:val="en-US"/>
              </w:rPr>
              <w:t>alias</w:t>
            </w:r>
            <w:r w:rsidRPr="0022596B">
              <w:t>)</w:t>
            </w:r>
          </w:p>
        </w:tc>
      </w:tr>
      <w:tr w:rsidR="00BE79F3" w:rsidRPr="00B74DE0" w:rsidTr="00D82F47">
        <w:tc>
          <w:tcPr>
            <w:tcW w:w="4672" w:type="dxa"/>
          </w:tcPr>
          <w:p w:rsidR="00BE79F3" w:rsidRDefault="00B74D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network_mode:”bridge</w:t>
            </w:r>
            <w:proofErr w:type="spellEnd"/>
            <w:r>
              <w:rPr>
                <w:lang w:val="en-US"/>
              </w:rPr>
              <w:t>”</w:t>
            </w:r>
          </w:p>
          <w:p w:rsidR="00B74DE0" w:rsidRDefault="00B74D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network_mode:”host</w:t>
            </w:r>
            <w:proofErr w:type="spellEnd"/>
            <w:r>
              <w:rPr>
                <w:lang w:val="en-US"/>
              </w:rPr>
              <w:t>”</w:t>
            </w:r>
          </w:p>
          <w:p w:rsidR="00B74DE0" w:rsidRPr="00B74DE0" w:rsidRDefault="002259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network_mode:”none</w:t>
            </w:r>
            <w:proofErr w:type="spellEnd"/>
            <w:r>
              <w:rPr>
                <w:lang w:val="en-US"/>
              </w:rPr>
              <w:t>”</w:t>
            </w:r>
          </w:p>
        </w:tc>
        <w:tc>
          <w:tcPr>
            <w:tcW w:w="4673" w:type="dxa"/>
          </w:tcPr>
          <w:p w:rsidR="00BE79F3" w:rsidRPr="0022596B" w:rsidRDefault="0022596B">
            <w:r>
              <w:t>сетевой режим</w:t>
            </w:r>
          </w:p>
        </w:tc>
      </w:tr>
      <w:tr w:rsidR="00BE79F3" w:rsidRPr="00B74DE0" w:rsidTr="00D82F47">
        <w:tc>
          <w:tcPr>
            <w:tcW w:w="4672" w:type="dxa"/>
          </w:tcPr>
          <w:p w:rsidR="00BE79F3" w:rsidRDefault="0022596B">
            <w:pPr>
              <w:rPr>
                <w:lang w:val="en-US"/>
              </w:rPr>
            </w:pPr>
            <w:r>
              <w:rPr>
                <w:lang w:val="en-US"/>
              </w:rPr>
              <w:t>#networks</w:t>
            </w:r>
          </w:p>
          <w:p w:rsid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>services:</w:t>
            </w:r>
          </w:p>
          <w:p w:rsid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 xml:space="preserve">  some-service:</w:t>
            </w:r>
          </w:p>
          <w:p w:rsid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 xml:space="preserve">    networks:</w:t>
            </w:r>
          </w:p>
          <w:p w:rsidR="0022596B" w:rsidRDefault="0022596B" w:rsidP="002259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-s</w:t>
            </w:r>
            <w:r w:rsidRPr="0022596B">
              <w:rPr>
                <w:lang w:val="en-US"/>
              </w:rPr>
              <w:t>ome-</w:t>
            </w:r>
            <w:proofErr w:type="spellStart"/>
            <w:r w:rsidRPr="0022596B">
              <w:rPr>
                <w:lang w:val="en-US"/>
              </w:rPr>
              <w:t>netwok</w:t>
            </w:r>
            <w:proofErr w:type="spellEnd"/>
          </w:p>
          <w:p w:rsidR="0022596B" w:rsidRPr="0022596B" w:rsidRDefault="0022596B" w:rsidP="002259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-other-network</w:t>
            </w:r>
          </w:p>
        </w:tc>
        <w:tc>
          <w:tcPr>
            <w:tcW w:w="4673" w:type="dxa"/>
          </w:tcPr>
          <w:p w:rsidR="00BE79F3" w:rsidRPr="0022596B" w:rsidRDefault="0022596B">
            <w:r>
              <w:t>сети для подключения</w:t>
            </w:r>
          </w:p>
        </w:tc>
      </w:tr>
      <w:tr w:rsidR="00BE79F3" w:rsidRPr="00B74DE0" w:rsidTr="00D82F47">
        <w:tc>
          <w:tcPr>
            <w:tcW w:w="4672" w:type="dxa"/>
          </w:tcPr>
          <w:p w:rsidR="00BE79F3" w:rsidRDefault="0022596B">
            <w:pPr>
              <w:rPr>
                <w:lang w:val="en-US"/>
              </w:rPr>
            </w:pPr>
            <w:r>
              <w:rPr>
                <w:lang w:val="en-US"/>
              </w:rPr>
              <w:t>ports:</w:t>
            </w:r>
          </w:p>
          <w:p w:rsid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>-“3000”</w:t>
            </w:r>
          </w:p>
          <w:p w:rsid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>-“8000”:”8000”</w:t>
            </w:r>
          </w:p>
          <w:p w:rsid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>-“9090-9091:8080-8081”</w:t>
            </w:r>
          </w:p>
          <w:p w:rsid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>-“127.0.0.1:8001:8001”</w:t>
            </w:r>
          </w:p>
          <w:p w:rsid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>-:127.0.0.1:5000”</w:t>
            </w:r>
          </w:p>
          <w:p w:rsid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>-“6060:6060/</w:t>
            </w:r>
            <w:proofErr w:type="spellStart"/>
            <w:r>
              <w:rPr>
                <w:lang w:val="en-US"/>
              </w:rPr>
              <w:t>udp</w:t>
            </w:r>
            <w:proofErr w:type="spellEnd"/>
            <w:r>
              <w:rPr>
                <w:lang w:val="en-US"/>
              </w:rPr>
              <w:t>”</w:t>
            </w:r>
          </w:p>
          <w:p w:rsidR="0022596B" w:rsidRDefault="0022596B">
            <w:pPr>
              <w:rPr>
                <w:lang w:val="en-US"/>
              </w:rPr>
            </w:pPr>
          </w:p>
          <w:p w:rsidR="0022596B" w:rsidRDefault="0022596B">
            <w:r>
              <w:rPr>
                <w:lang w:val="en-US"/>
              </w:rPr>
              <w:t>#</w:t>
            </w:r>
            <w:r>
              <w:t xml:space="preserve">или длинный синтаксис </w:t>
            </w:r>
          </w:p>
          <w:p w:rsidR="0022596B" w:rsidRDefault="0022596B"/>
          <w:p w:rsidR="0022596B" w:rsidRPr="0022596B" w:rsidRDefault="0022596B">
            <w:r w:rsidRPr="0022596B"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-target: </w:t>
            </w:r>
            <w:r>
              <w:t>порт контейнера</w:t>
            </w:r>
          </w:p>
          <w:p w:rsidR="0022596B" w:rsidRPr="0022596B" w:rsidRDefault="0022596B">
            <w:r>
              <w:rPr>
                <w:lang w:val="en-US"/>
              </w:rPr>
              <w:t xml:space="preserve">  -published: </w:t>
            </w:r>
            <w:r>
              <w:t>порт хоста</w:t>
            </w:r>
          </w:p>
          <w:p w:rsidR="0022596B" w:rsidRP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 xml:space="preserve">  -protocol: </w:t>
            </w:r>
            <w:proofErr w:type="spellStart"/>
            <w:r>
              <w:rPr>
                <w:lang w:val="en-US"/>
              </w:rPr>
              <w:t>tcp|udp</w:t>
            </w:r>
            <w:proofErr w:type="spellEnd"/>
          </w:p>
          <w:p w:rsidR="0022596B" w:rsidRPr="0022596B" w:rsidRDefault="0022596B">
            <w:pPr>
              <w:rPr>
                <w:lang w:val="en-US"/>
              </w:rPr>
            </w:pPr>
            <w:r>
              <w:rPr>
                <w:lang w:val="en-US"/>
              </w:rPr>
              <w:t xml:space="preserve">  -mode: host | ingress</w:t>
            </w:r>
          </w:p>
        </w:tc>
        <w:tc>
          <w:tcPr>
            <w:tcW w:w="4673" w:type="dxa"/>
          </w:tcPr>
          <w:p w:rsidR="00BE79F3" w:rsidRDefault="00BE79F3">
            <w:pPr>
              <w:rPr>
                <w:lang w:val="en-US"/>
              </w:rPr>
            </w:pPr>
          </w:p>
          <w:p w:rsidR="0022596B" w:rsidRDefault="0022596B">
            <w:pPr>
              <w:rPr>
                <w:lang w:val="en-US"/>
              </w:rPr>
            </w:pPr>
          </w:p>
          <w:p w:rsidR="0022596B" w:rsidRDefault="0022596B">
            <w:r>
              <w:t>определить оба порта</w:t>
            </w:r>
          </w:p>
          <w:p w:rsidR="0022596B" w:rsidRDefault="0022596B">
            <w:r>
              <w:t>определить эфемерный порт хоста</w:t>
            </w:r>
          </w:p>
          <w:p w:rsidR="0022596B" w:rsidRDefault="0022596B">
            <w:pPr>
              <w:rPr>
                <w:lang w:val="en-US"/>
              </w:rPr>
            </w:pPr>
            <w:r>
              <w:t>(</w:t>
            </w:r>
            <w:proofErr w:type="gramStart"/>
            <w:r>
              <w:rPr>
                <w:lang w:val="en-US"/>
              </w:rPr>
              <w:t>IPADDR:HOSTPORT</w:t>
            </w:r>
            <w:proofErr w:type="gramEnd"/>
            <w:r>
              <w:rPr>
                <w:lang w:val="en-US"/>
              </w:rPr>
              <w:t>:CONTAINERPORT)</w:t>
            </w:r>
          </w:p>
          <w:p w:rsidR="0022596B" w:rsidRDefault="0022596B">
            <w:pPr>
              <w:rPr>
                <w:lang w:val="en-US"/>
              </w:rPr>
            </w:pPr>
          </w:p>
          <w:p w:rsidR="0022596B" w:rsidRDefault="0022596B">
            <w:pPr>
              <w:rPr>
                <w:lang w:val="en-US"/>
              </w:rPr>
            </w:pPr>
          </w:p>
          <w:p w:rsidR="0022596B" w:rsidRDefault="0022596B">
            <w:pPr>
              <w:rPr>
                <w:lang w:val="en-US"/>
              </w:rPr>
            </w:pPr>
          </w:p>
          <w:p w:rsidR="0022596B" w:rsidRPr="0022596B" w:rsidRDefault="0022596B">
            <w:pPr>
              <w:rPr>
                <w:lang w:val="en-US"/>
              </w:rPr>
            </w:pPr>
          </w:p>
        </w:tc>
      </w:tr>
      <w:tr w:rsidR="00635BA9" w:rsidRPr="00635BA9" w:rsidTr="00D82F47">
        <w:tc>
          <w:tcPr>
            <w:tcW w:w="4672" w:type="dxa"/>
          </w:tcPr>
          <w:p w:rsidR="00635BA9" w:rsidRDefault="00635BA9">
            <w:pPr>
              <w:rPr>
                <w:b/>
              </w:rPr>
            </w:pPr>
            <w:r w:rsidRPr="00635BA9">
              <w:rPr>
                <w:b/>
              </w:rPr>
              <w:t>Замена переменных</w:t>
            </w:r>
          </w:p>
          <w:p w:rsidR="00635BA9" w:rsidRDefault="00635BA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db</w:t>
            </w:r>
            <w:proofErr w:type="spellEnd"/>
            <w:r>
              <w:rPr>
                <w:lang w:val="en-US"/>
              </w:rPr>
              <w:t>:</w:t>
            </w:r>
          </w:p>
          <w:p w:rsidR="00635BA9" w:rsidRDefault="00635BA9">
            <w:pPr>
              <w:rPr>
                <w:lang w:val="en-US"/>
              </w:rPr>
            </w:pPr>
            <w:r>
              <w:rPr>
                <w:lang w:val="en-US"/>
              </w:rPr>
              <w:t xml:space="preserve">  image: “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>
              <w:rPr>
                <w:lang w:val="en-US"/>
              </w:rPr>
              <w:t>:${POSTGRES_VERSION}”</w:t>
            </w:r>
          </w:p>
          <w:p w:rsidR="00635BA9" w:rsidRDefault="00635BA9">
            <w:pPr>
              <w:rPr>
                <w:lang w:val="en-US"/>
              </w:rPr>
            </w:pPr>
          </w:p>
          <w:p w:rsidR="00635BA9" w:rsidRDefault="00635BA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compose up POSTGRES_VERSION=9.3</w:t>
            </w:r>
          </w:p>
          <w:p w:rsidR="00635BA9" w:rsidRDefault="00635BA9">
            <w:pPr>
              <w:rPr>
                <w:lang w:val="en-US"/>
              </w:rPr>
            </w:pPr>
          </w:p>
          <w:p w:rsidR="00635BA9" w:rsidRDefault="00635BA9">
            <w:pPr>
              <w:rPr>
                <w:lang w:val="en-US"/>
              </w:rPr>
            </w:pPr>
            <w:r>
              <w:rPr>
                <w:lang w:val="en-US"/>
              </w:rPr>
              <w:t xml:space="preserve">${VAR:- default} </w:t>
            </w:r>
          </w:p>
          <w:p w:rsidR="00635BA9" w:rsidRDefault="00635BA9">
            <w:pPr>
              <w:rPr>
                <w:lang w:val="en-US"/>
              </w:rPr>
            </w:pPr>
          </w:p>
          <w:p w:rsidR="00635BA9" w:rsidRPr="00635BA9" w:rsidRDefault="00635BA9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VAR?error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4673" w:type="dxa"/>
          </w:tcPr>
          <w:p w:rsidR="00635BA9" w:rsidRDefault="00635BA9">
            <w:pPr>
              <w:rPr>
                <w:b/>
                <w:lang w:val="en-US"/>
              </w:rPr>
            </w:pPr>
            <w:r>
              <w:rPr>
                <w:lang w:val="en-US"/>
              </w:rPr>
              <w:t>Compose</w:t>
            </w:r>
            <w:r w:rsidRPr="00635BA9">
              <w:t xml:space="preserve"> </w:t>
            </w:r>
            <w:r>
              <w:t xml:space="preserve">использует переменные из терминала при выполнении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 w:rsidRPr="00635BA9">
              <w:t xml:space="preserve"> </w:t>
            </w:r>
            <w:r>
              <w:rPr>
                <w:lang w:val="en-US"/>
              </w:rPr>
              <w:t>compose</w:t>
            </w:r>
            <w:r w:rsidRPr="00635BA9">
              <w:t xml:space="preserve"> </w:t>
            </w:r>
            <w:r>
              <w:t xml:space="preserve">или в файле </w:t>
            </w:r>
            <w:r w:rsidRPr="00635BA9">
              <w:t>.</w:t>
            </w:r>
            <w:proofErr w:type="spellStart"/>
            <w:r>
              <w:rPr>
                <w:lang w:val="en-US"/>
              </w:rPr>
              <w:t>env</w:t>
            </w:r>
            <w:proofErr w:type="spellEnd"/>
            <w:r w:rsidRPr="00635BA9">
              <w:t xml:space="preserve"> (</w:t>
            </w:r>
            <w:r>
              <w:t xml:space="preserve">должен находиться в этой же директории). </w:t>
            </w:r>
            <w:r w:rsidRPr="00635BA9">
              <w:rPr>
                <w:b/>
              </w:rPr>
              <w:t xml:space="preserve">Значение переменных из терминала перезаписывают значения </w:t>
            </w:r>
            <w:proofErr w:type="gramStart"/>
            <w:r w:rsidRPr="00635BA9">
              <w:rPr>
                <w:b/>
              </w:rPr>
              <w:t>в .</w:t>
            </w:r>
            <w:proofErr w:type="spellStart"/>
            <w:r w:rsidRPr="00635BA9">
              <w:rPr>
                <w:b/>
                <w:lang w:val="en-US"/>
              </w:rPr>
              <w:t>env</w:t>
            </w:r>
            <w:proofErr w:type="spellEnd"/>
            <w:proofErr w:type="gramEnd"/>
          </w:p>
          <w:p w:rsidR="00635BA9" w:rsidRDefault="00635BA9">
            <w:pPr>
              <w:rPr>
                <w:b/>
                <w:lang w:val="en-US"/>
              </w:rPr>
            </w:pPr>
          </w:p>
          <w:p w:rsidR="00635BA9" w:rsidRDefault="00635BA9">
            <w:r w:rsidRPr="00635BA9">
              <w:t>дефолтное значение</w:t>
            </w:r>
          </w:p>
          <w:p w:rsidR="00635BA9" w:rsidRDefault="00635BA9"/>
          <w:p w:rsidR="00635BA9" w:rsidRPr="00635BA9" w:rsidRDefault="00635BA9">
            <w:r>
              <w:t>ошибка если переменная отсутствует</w:t>
            </w:r>
          </w:p>
        </w:tc>
      </w:tr>
      <w:tr w:rsidR="0001329D" w:rsidRPr="0001329D" w:rsidTr="00047801">
        <w:tc>
          <w:tcPr>
            <w:tcW w:w="9345" w:type="dxa"/>
            <w:gridSpan w:val="2"/>
          </w:tcPr>
          <w:p w:rsidR="0001329D" w:rsidRPr="0001329D" w:rsidRDefault="0001329D">
            <w:r>
              <w:t>ПРИМЕР КОНТЕЙНЕРИЗАЦИИ КЛИЕНТ/АДМИН/СЕРВЕР ПРИЛОЖЕНИЯ</w:t>
            </w:r>
          </w:p>
          <w:p w:rsidR="0001329D" w:rsidRPr="0001329D" w:rsidRDefault="0001329D"/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 xml:space="preserve">#client </w:t>
            </w:r>
            <w:proofErr w:type="spellStart"/>
            <w:r>
              <w:rPr>
                <w:lang w:val="en-US"/>
              </w:rPr>
              <w:t>dockerfile</w:t>
            </w:r>
            <w:proofErr w:type="spellEnd"/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#node default version</w:t>
            </w: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ARG NODE_VERSION=16.13.1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#image</w:t>
            </w: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FROM node:$NODE_VERSION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WORKDIR /client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COPY package*.</w:t>
            </w:r>
            <w:proofErr w:type="spellStart"/>
            <w:r>
              <w:rPr>
                <w:lang w:val="en-US"/>
              </w:rPr>
              <w:t>json</w:t>
            </w:r>
            <w:proofErr w:type="spellEnd"/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 xml:space="preserve">RUN </w:t>
            </w:r>
            <w:proofErr w:type="spellStart"/>
            <w:r>
              <w:rPr>
                <w:lang w:val="en-US"/>
              </w:rPr>
              <w:t>npm</w:t>
            </w:r>
            <w:proofErr w:type="spellEnd"/>
            <w:r>
              <w:rPr>
                <w:lang w:val="en-US"/>
              </w:rPr>
              <w:t xml:space="preserve"> install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COPY .</w:t>
            </w:r>
            <w:proofErr w:type="gramEnd"/>
            <w:r>
              <w:rPr>
                <w:lang w:val="en-US"/>
              </w:rPr>
              <w:t xml:space="preserve"> .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P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 xml:space="preserve">RUN </w:t>
            </w:r>
            <w:proofErr w:type="spellStart"/>
            <w:r>
              <w:rPr>
                <w:lang w:val="en-US"/>
              </w:rPr>
              <w:t>npm</w:t>
            </w:r>
            <w:proofErr w:type="spellEnd"/>
            <w:r>
              <w:rPr>
                <w:lang w:val="en-US"/>
              </w:rPr>
              <w:t xml:space="preserve"> run build</w:t>
            </w:r>
          </w:p>
        </w:tc>
      </w:tr>
      <w:tr w:rsidR="0001329D" w:rsidRPr="0001329D" w:rsidTr="00047801">
        <w:tc>
          <w:tcPr>
            <w:tcW w:w="9345" w:type="dxa"/>
            <w:gridSpan w:val="2"/>
          </w:tcPr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 xml:space="preserve">#admin </w:t>
            </w:r>
            <w:proofErr w:type="spellStart"/>
            <w:r>
              <w:rPr>
                <w:lang w:val="en-US"/>
              </w:rPr>
              <w:t>dockerfile</w:t>
            </w:r>
            <w:proofErr w:type="spellEnd"/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ARG NODE_VERSION=16.13.1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FROM node:$NODE_VERSION as build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WORKDIR /admin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COPY package*.</w:t>
            </w:r>
            <w:proofErr w:type="spellStart"/>
            <w:r>
              <w:rPr>
                <w:lang w:val="en-US"/>
              </w:rPr>
              <w:t>json</w:t>
            </w:r>
            <w:proofErr w:type="spellEnd"/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 xml:space="preserve">RUN </w:t>
            </w:r>
            <w:proofErr w:type="spellStart"/>
            <w:r>
              <w:rPr>
                <w:lang w:val="en-US"/>
              </w:rPr>
              <w:t>npm</w:t>
            </w:r>
            <w:proofErr w:type="spellEnd"/>
            <w:r>
              <w:rPr>
                <w:lang w:val="en-US"/>
              </w:rPr>
              <w:t xml:space="preserve"> install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COPY .</w:t>
            </w:r>
            <w:proofErr w:type="gramEnd"/>
            <w:r>
              <w:rPr>
                <w:lang w:val="en-US"/>
              </w:rPr>
              <w:t xml:space="preserve"> .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RUN yarn build</w:t>
            </w:r>
          </w:p>
        </w:tc>
      </w:tr>
      <w:tr w:rsidR="0001329D" w:rsidRPr="0001329D" w:rsidTr="00047801">
        <w:tc>
          <w:tcPr>
            <w:tcW w:w="9345" w:type="dxa"/>
            <w:gridSpan w:val="2"/>
          </w:tcPr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api</w:t>
            </w:r>
            <w:proofErr w:type="spellEnd"/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 w:rsidP="0001329D">
            <w:pPr>
              <w:rPr>
                <w:lang w:val="en-US"/>
              </w:rPr>
            </w:pPr>
            <w:r>
              <w:rPr>
                <w:lang w:val="en-US"/>
              </w:rPr>
              <w:t>ARG NODE_VERSION=16.13.1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 w:rsidP="0001329D">
            <w:pPr>
              <w:rPr>
                <w:lang w:val="en-US"/>
              </w:rPr>
            </w:pPr>
            <w:r>
              <w:rPr>
                <w:lang w:val="en-US"/>
              </w:rPr>
              <w:t>FROM node:$NODE_VERSION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COPY package*.</w:t>
            </w:r>
            <w:proofErr w:type="spellStart"/>
            <w:r>
              <w:rPr>
                <w:lang w:val="en-US"/>
              </w:rPr>
              <w:t>json</w:t>
            </w:r>
            <w:proofErr w:type="spellEnd"/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 xml:space="preserve">RUN </w:t>
            </w:r>
            <w:proofErr w:type="spellStart"/>
            <w:r>
              <w:rPr>
                <w:lang w:val="en-US"/>
              </w:rPr>
              <w:t>npm</w:t>
            </w:r>
            <w:proofErr w:type="spellEnd"/>
            <w:r>
              <w:rPr>
                <w:lang w:val="en-US"/>
              </w:rPr>
              <w:t xml:space="preserve"> install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COPY .</w:t>
            </w:r>
            <w:proofErr w:type="gramEnd"/>
            <w:r>
              <w:rPr>
                <w:lang w:val="en-US"/>
              </w:rPr>
              <w:t xml:space="preserve"> .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EXPOSE 5000</w:t>
            </w:r>
          </w:p>
          <w:p w:rsidR="0001329D" w:rsidRDefault="0001329D">
            <w:pPr>
              <w:rPr>
                <w:lang w:val="en-US"/>
              </w:rPr>
            </w:pPr>
          </w:p>
          <w:p w:rsidR="0001329D" w:rsidRPr="0001329D" w:rsidRDefault="0001329D">
            <w:pPr>
              <w:rPr>
                <w:lang w:val="en-US"/>
              </w:rPr>
            </w:pPr>
            <w:r>
              <w:rPr>
                <w:lang w:val="en-US"/>
              </w:rPr>
              <w:t>CMD [ “</w:t>
            </w:r>
            <w:proofErr w:type="spellStart"/>
            <w:r>
              <w:rPr>
                <w:lang w:val="en-US"/>
              </w:rPr>
              <w:t>nmp</w:t>
            </w:r>
            <w:proofErr w:type="spellEnd"/>
            <w:r>
              <w:rPr>
                <w:lang w:val="en-US"/>
              </w:rPr>
              <w:t>”, “start”]</w:t>
            </w:r>
          </w:p>
        </w:tc>
      </w:tr>
      <w:tr w:rsidR="0001329D" w:rsidRPr="00271E89" w:rsidTr="00047801">
        <w:tc>
          <w:tcPr>
            <w:tcW w:w="9345" w:type="dxa"/>
            <w:gridSpan w:val="2"/>
          </w:tcPr>
          <w:p w:rsidR="0001329D" w:rsidRDefault="00271E89">
            <w:proofErr w:type="gramStart"/>
            <w:r w:rsidRPr="00271E89">
              <w:t>#.</w:t>
            </w:r>
            <w:proofErr w:type="spellStart"/>
            <w:r>
              <w:rPr>
                <w:lang w:val="en-US"/>
              </w:rPr>
              <w:t>env</w:t>
            </w:r>
            <w:proofErr w:type="spellEnd"/>
            <w:proofErr w:type="gramEnd"/>
            <w:r w:rsidRPr="00271E89">
              <w:t xml:space="preserve"> (</w:t>
            </w:r>
            <w:r>
              <w:t>находится в корне проекта</w:t>
            </w:r>
            <w:r w:rsidRPr="00271E89">
              <w:t>)</w:t>
            </w:r>
          </w:p>
          <w:p w:rsidR="00271E89" w:rsidRDefault="00271E89"/>
          <w:p w:rsidR="00271E89" w:rsidRDefault="00271E89">
            <w:pPr>
              <w:rPr>
                <w:lang w:val="en-US"/>
              </w:rPr>
            </w:pPr>
            <w:r>
              <w:rPr>
                <w:lang w:val="en-US"/>
              </w:rPr>
              <w:t>APP_NAME=my-app</w:t>
            </w:r>
          </w:p>
          <w:p w:rsidR="00271E89" w:rsidRDefault="00271E89">
            <w:pPr>
              <w:rPr>
                <w:lang w:val="en-US"/>
              </w:rPr>
            </w:pPr>
          </w:p>
          <w:p w:rsidR="00271E89" w:rsidRDefault="00271E89">
            <w:pPr>
              <w:rPr>
                <w:lang w:val="en-US"/>
              </w:rPr>
            </w:pPr>
            <w:r>
              <w:rPr>
                <w:lang w:val="en-US"/>
              </w:rPr>
              <w:t>NODE_VERSION=16.13.1</w:t>
            </w:r>
          </w:p>
          <w:p w:rsidR="00271E89" w:rsidRDefault="00271E89">
            <w:pPr>
              <w:rPr>
                <w:lang w:val="en-US"/>
              </w:rPr>
            </w:pPr>
          </w:p>
          <w:p w:rsidR="00271E89" w:rsidRDefault="00271E89">
            <w:pPr>
              <w:rPr>
                <w:lang w:val="en-US"/>
              </w:rPr>
            </w:pPr>
            <w:r>
              <w:rPr>
                <w:lang w:val="en-US"/>
              </w:rPr>
              <w:t>POSTGRES_VERSION=14</w:t>
            </w:r>
          </w:p>
          <w:p w:rsidR="00271E89" w:rsidRDefault="00271E89">
            <w:pPr>
              <w:rPr>
                <w:lang w:val="en-US"/>
              </w:rPr>
            </w:pPr>
            <w:r>
              <w:rPr>
                <w:lang w:val="en-US"/>
              </w:rPr>
              <w:t>POSTGRES_USER=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</w:p>
          <w:p w:rsidR="00271E89" w:rsidRDefault="00271E89">
            <w:pPr>
              <w:rPr>
                <w:lang w:val="en-US"/>
              </w:rPr>
            </w:pPr>
            <w:r>
              <w:rPr>
                <w:lang w:val="en-US"/>
              </w:rPr>
              <w:t>POSTGRES_PASSWORD=12345</w:t>
            </w:r>
          </w:p>
          <w:p w:rsidR="00271E89" w:rsidRDefault="00271E89">
            <w:pPr>
              <w:rPr>
                <w:lang w:val="en-US"/>
              </w:rPr>
            </w:pPr>
            <w:r>
              <w:rPr>
                <w:lang w:val="en-US"/>
              </w:rPr>
              <w:t>POSTGRES_DB=</w:t>
            </w:r>
            <w:proofErr w:type="spellStart"/>
            <w:r>
              <w:rPr>
                <w:lang w:val="en-US"/>
              </w:rPr>
              <w:t>mydb</w:t>
            </w:r>
            <w:proofErr w:type="spellEnd"/>
          </w:p>
          <w:p w:rsidR="00271E89" w:rsidRDefault="00271E89">
            <w:pPr>
              <w:rPr>
                <w:lang w:val="en-US"/>
              </w:rPr>
            </w:pPr>
          </w:p>
          <w:p w:rsidR="00271E89" w:rsidRDefault="00271E89">
            <w:pPr>
              <w:rPr>
                <w:lang w:val="en-US"/>
              </w:rPr>
            </w:pPr>
            <w:r>
              <w:rPr>
                <w:lang w:val="en-US"/>
              </w:rPr>
              <w:t>DATABASE_URL=postgresql://postgres”postgres@12345:5432/mydb?schems=public</w:t>
            </w:r>
          </w:p>
          <w:p w:rsidR="00271E89" w:rsidRPr="00271E89" w:rsidRDefault="00271E89">
            <w:r>
              <w:rPr>
                <w:lang w:val="en-US"/>
              </w:rPr>
              <w:t>#??</w:t>
            </w:r>
            <w:r>
              <w:t xml:space="preserve">почему </w:t>
            </w:r>
            <w:r>
              <w:rPr>
                <w:lang w:val="en-US"/>
              </w:rPr>
              <w:t>public</w:t>
            </w:r>
            <w:r>
              <w:t>???</w:t>
            </w:r>
          </w:p>
        </w:tc>
      </w:tr>
      <w:tr w:rsidR="00271E89" w:rsidRPr="00271E89" w:rsidTr="00047801">
        <w:tc>
          <w:tcPr>
            <w:tcW w:w="9345" w:type="dxa"/>
            <w:gridSpan w:val="2"/>
          </w:tcPr>
          <w:p w:rsidR="00271E89" w:rsidRDefault="00271E89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r>
              <w:t>В</w:t>
            </w:r>
            <w:r w:rsidRPr="00271E89">
              <w:rPr>
                <w:lang w:val="en-US"/>
              </w:rPr>
              <w:t xml:space="preserve"> </w:t>
            </w:r>
            <w:r>
              <w:t>каждом</w:t>
            </w:r>
            <w:r w:rsidRPr="00271E89">
              <w:rPr>
                <w:lang w:val="en-US"/>
              </w:rPr>
              <w:t xml:space="preserve"> </w:t>
            </w:r>
            <w:r>
              <w:t>сервисе</w:t>
            </w:r>
            <w:r w:rsidRPr="00271E89">
              <w:rPr>
                <w:lang w:val="en-US"/>
              </w:rPr>
              <w:t xml:space="preserve"> </w:t>
            </w:r>
            <w:r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dockerignore</w:t>
            </w:r>
            <w:proofErr w:type="spellEnd"/>
          </w:p>
          <w:p w:rsidR="00271E89" w:rsidRDefault="00271E8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node_modules</w:t>
            </w:r>
            <w:proofErr w:type="spellEnd"/>
          </w:p>
          <w:p w:rsidR="00271E89" w:rsidRDefault="00271E89">
            <w:pPr>
              <w:rPr>
                <w:lang w:val="en-US"/>
              </w:rPr>
            </w:pPr>
            <w:r>
              <w:rPr>
                <w:lang w:val="en-US"/>
              </w:rPr>
              <w:t>npm.error.log</w:t>
            </w:r>
          </w:p>
          <w:p w:rsidR="00271E89" w:rsidRPr="00271E89" w:rsidRDefault="00271E89">
            <w:r>
              <w:t xml:space="preserve">и </w:t>
            </w:r>
            <w:proofErr w:type="spellStart"/>
            <w:r>
              <w:t>тд</w:t>
            </w:r>
            <w:proofErr w:type="spellEnd"/>
          </w:p>
        </w:tc>
      </w:tr>
      <w:tr w:rsidR="00AF78F1" w:rsidRPr="00271E89" w:rsidTr="00047801">
        <w:tc>
          <w:tcPr>
            <w:tcW w:w="9345" w:type="dxa"/>
            <w:gridSpan w:val="2"/>
          </w:tcPr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>version: “3.9”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>
              <w:rPr>
                <w:lang w:val="en-US"/>
              </w:rPr>
              <w:t>: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env_file</w:t>
            </w:r>
            <w:proofErr w:type="spellEnd"/>
            <w:r>
              <w:rPr>
                <w:lang w:val="en-US"/>
              </w:rPr>
              <w:t>: .</w:t>
            </w:r>
            <w:proofErr w:type="spellStart"/>
            <w:r>
              <w:rPr>
                <w:lang w:val="en-US"/>
              </w:rPr>
              <w:t>env</w:t>
            </w:r>
            <w:proofErr w:type="spellEnd"/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container_name</w:t>
            </w:r>
            <w:proofErr w:type="spellEnd"/>
            <w:r>
              <w:rPr>
                <w:lang w:val="en-US"/>
              </w:rPr>
              <w:t>: ${APP_NAME}_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 xml:space="preserve">image: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>
              <w:rPr>
                <w:lang w:val="en-US"/>
              </w:rPr>
              <w:t>:${POSTGRES_VERSION}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>volumes: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 xml:space="preserve">   -</w:t>
            </w:r>
            <w:proofErr w:type="spellStart"/>
            <w:r>
              <w:rPr>
                <w:lang w:val="en-US"/>
              </w:rPr>
              <w:t>data_postgres</w:t>
            </w:r>
            <w:proofErr w:type="spellEnd"/>
            <w:r>
              <w:rPr>
                <w:lang w:val="en-US"/>
              </w:rPr>
              <w:t>:/</w:t>
            </w:r>
            <w:proofErr w:type="spellStart"/>
            <w:r>
              <w:rPr>
                <w:lang w:val="en-US"/>
              </w:rPr>
              <w:t>var</w:t>
            </w:r>
            <w:proofErr w:type="spellEnd"/>
            <w:r>
              <w:rPr>
                <w:lang w:val="en-US"/>
              </w:rPr>
              <w:t>/lib/</w:t>
            </w:r>
            <w:proofErr w:type="spellStart"/>
            <w:r>
              <w:rPr>
                <w:lang w:val="en-US"/>
              </w:rPr>
              <w:t>postgresql</w:t>
            </w:r>
            <w:proofErr w:type="spellEnd"/>
            <w:r>
              <w:rPr>
                <w:lang w:val="en-US"/>
              </w:rPr>
              <w:t>/data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>ports: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 xml:space="preserve">   -5432:5432</w:t>
            </w:r>
          </w:p>
          <w:p w:rsidR="005710AF" w:rsidRDefault="005710AF" w:rsidP="005710AF">
            <w:pPr>
              <w:rPr>
                <w:lang w:val="en-US"/>
              </w:rPr>
            </w:pPr>
            <w:r>
              <w:rPr>
                <w:lang w:val="en-US"/>
              </w:rPr>
              <w:t xml:space="preserve">      networks:</w:t>
            </w:r>
          </w:p>
          <w:p w:rsidR="005710AF" w:rsidRDefault="005710AF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-app-network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restart:on-failure</w:t>
            </w:r>
            <w:proofErr w:type="spellEnd"/>
          </w:p>
          <w:p w:rsidR="00F845FB" w:rsidRDefault="00F845FB">
            <w:pPr>
              <w:rPr>
                <w:lang w:val="en-US"/>
              </w:rPr>
            </w:pP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client: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env_file</w:t>
            </w:r>
            <w:proofErr w:type="spellEnd"/>
            <w:r>
              <w:rPr>
                <w:lang w:val="en-US"/>
              </w:rPr>
              <w:t>: .</w:t>
            </w:r>
            <w:proofErr w:type="spellStart"/>
            <w:r>
              <w:rPr>
                <w:lang w:val="en-US"/>
              </w:rPr>
              <w:t>env</w:t>
            </w:r>
            <w:proofErr w:type="spellEnd"/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container_name</w:t>
            </w:r>
            <w:proofErr w:type="spellEnd"/>
            <w:r>
              <w:rPr>
                <w:lang w:val="en-US"/>
              </w:rPr>
              <w:t>: ${APP_NAME}_client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image:node</w:t>
            </w:r>
            <w:proofErr w:type="spellEnd"/>
            <w:r>
              <w:rPr>
                <w:lang w:val="en-US"/>
              </w:rPr>
              <w:t>:${NODE_VERSION}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 w:rsidR="00F845FB">
              <w:rPr>
                <w:lang w:val="en-US"/>
              </w:rPr>
              <w:t>working_dir</w:t>
            </w:r>
            <w:proofErr w:type="spellEnd"/>
            <w:r w:rsidR="00F845FB">
              <w:rPr>
                <w:lang w:val="en-US"/>
              </w:rPr>
              <w:t>: /app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>volumes: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="00F845FB">
              <w:rPr>
                <w:lang w:val="en-US"/>
              </w:rPr>
              <w:t xml:space="preserve">  -./services/client:/</w:t>
            </w:r>
            <w:proofErr w:type="spellStart"/>
            <w:r w:rsidR="00F845FB">
              <w:rPr>
                <w:lang w:val="en-US"/>
              </w:rPr>
              <w:t>app:rw</w:t>
            </w:r>
            <w:proofErr w:type="spellEnd"/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depends_on</w:t>
            </w:r>
            <w:proofErr w:type="spellEnd"/>
            <w:r>
              <w:rPr>
                <w:lang w:val="en-US"/>
              </w:rPr>
              <w:t>: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 xml:space="preserve">    - </w:t>
            </w:r>
            <w:proofErr w:type="spellStart"/>
            <w:r>
              <w:rPr>
                <w:lang w:val="en-US"/>
              </w:rPr>
              <w:t>api</w:t>
            </w:r>
            <w:proofErr w:type="spellEnd"/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>ports: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 xml:space="preserve">   -3000:3000</w:t>
            </w:r>
          </w:p>
          <w:p w:rsidR="005710AF" w:rsidRDefault="005710AF">
            <w:pPr>
              <w:rPr>
                <w:lang w:val="en-US"/>
              </w:rPr>
            </w:pPr>
            <w:r>
              <w:rPr>
                <w:lang w:val="en-US"/>
              </w:rPr>
              <w:t xml:space="preserve">      networks:</w:t>
            </w:r>
          </w:p>
          <w:p w:rsidR="005710AF" w:rsidRDefault="005710AF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-app-network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>restart: on-failure</w:t>
            </w:r>
          </w:p>
          <w:p w:rsidR="00AF78F1" w:rsidRDefault="00AF78F1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>
              <w:rPr>
                <w:lang w:val="en-US"/>
              </w:rPr>
              <w:t>command</w:t>
            </w:r>
            <w:r w:rsidR="00F845FB">
              <w:rPr>
                <w:lang w:val="en-US"/>
              </w:rPr>
              <w:t>: bash –c “</w:t>
            </w:r>
            <w:proofErr w:type="spellStart"/>
            <w:r w:rsidR="00F845FB">
              <w:rPr>
                <w:lang w:val="en-US"/>
              </w:rPr>
              <w:t>npm</w:t>
            </w:r>
            <w:proofErr w:type="spellEnd"/>
            <w:r w:rsidR="00F845FB">
              <w:rPr>
                <w:lang w:val="en-US"/>
              </w:rPr>
              <w:t xml:space="preserve"> run start”</w:t>
            </w:r>
          </w:p>
          <w:p w:rsidR="00F845FB" w:rsidRDefault="00F845FB">
            <w:pPr>
              <w:rPr>
                <w:lang w:val="en-US"/>
              </w:rPr>
            </w:pP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admin</w:t>
            </w:r>
            <w:r>
              <w:rPr>
                <w:lang w:val="en-US"/>
              </w:rPr>
              <w:t>:</w:t>
            </w: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env_file</w:t>
            </w:r>
            <w:proofErr w:type="spellEnd"/>
            <w:r>
              <w:rPr>
                <w:lang w:val="en-US"/>
              </w:rPr>
              <w:t>: .</w:t>
            </w:r>
            <w:proofErr w:type="spellStart"/>
            <w:r>
              <w:rPr>
                <w:lang w:val="en-US"/>
              </w:rPr>
              <w:t>env</w:t>
            </w:r>
            <w:proofErr w:type="spellEnd"/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container_name</w:t>
            </w:r>
            <w:proofErr w:type="spellEnd"/>
            <w:r>
              <w:rPr>
                <w:lang w:val="en-US"/>
              </w:rPr>
              <w:t>: ${APP_NAME}_</w:t>
            </w:r>
            <w:r>
              <w:rPr>
                <w:lang w:val="en-US"/>
              </w:rPr>
              <w:t>admin</w:t>
            </w: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image:node</w:t>
            </w:r>
            <w:proofErr w:type="spellEnd"/>
            <w:r>
              <w:rPr>
                <w:lang w:val="en-US"/>
              </w:rPr>
              <w:t>:${NODE_VERSION}</w:t>
            </w: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working_dir</w:t>
            </w:r>
            <w:proofErr w:type="spellEnd"/>
            <w:r>
              <w:rPr>
                <w:lang w:val="en-US"/>
              </w:rPr>
              <w:t>: /app</w:t>
            </w:r>
          </w:p>
          <w:p w:rsidR="00F845FB" w:rsidRDefault="00F845FB" w:rsidP="00F845FB">
            <w:pPr>
              <w:rPr>
                <w:lang w:val="en-US"/>
              </w:rPr>
            </w:pP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volumes:</w:t>
            </w: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-./services/</w:t>
            </w:r>
            <w:r>
              <w:rPr>
                <w:lang w:val="en-US"/>
              </w:rPr>
              <w:t>admin</w:t>
            </w:r>
            <w:r>
              <w:rPr>
                <w:lang w:val="en-US"/>
              </w:rPr>
              <w:t>:/</w:t>
            </w:r>
            <w:proofErr w:type="spellStart"/>
            <w:r>
              <w:rPr>
                <w:lang w:val="en-US"/>
              </w:rPr>
              <w:t>app:rw</w:t>
            </w:r>
            <w:proofErr w:type="spellEnd"/>
          </w:p>
          <w:p w:rsidR="00F845FB" w:rsidRDefault="00F845FB" w:rsidP="00F845FB">
            <w:pPr>
              <w:rPr>
                <w:lang w:val="en-US"/>
              </w:rPr>
            </w:pP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depends_on</w:t>
            </w:r>
            <w:proofErr w:type="spellEnd"/>
            <w:r>
              <w:rPr>
                <w:lang w:val="en-US"/>
              </w:rPr>
              <w:t>:</w:t>
            </w: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- </w:t>
            </w:r>
            <w:proofErr w:type="spellStart"/>
            <w:r>
              <w:rPr>
                <w:lang w:val="en-US"/>
              </w:rPr>
              <w:t>api</w:t>
            </w:r>
            <w:proofErr w:type="spellEnd"/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ports:</w:t>
            </w: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-</w:t>
            </w:r>
            <w:r>
              <w:rPr>
                <w:lang w:val="en-US"/>
              </w:rPr>
              <w:t>4000:4</w:t>
            </w:r>
            <w:r>
              <w:rPr>
                <w:lang w:val="en-US"/>
              </w:rPr>
              <w:t>000</w:t>
            </w:r>
          </w:p>
          <w:p w:rsidR="005710AF" w:rsidRDefault="005710AF" w:rsidP="005710AF">
            <w:pPr>
              <w:rPr>
                <w:lang w:val="en-US"/>
              </w:rPr>
            </w:pPr>
            <w:r>
              <w:rPr>
                <w:lang w:val="en-US"/>
              </w:rPr>
              <w:t xml:space="preserve">      networks:</w:t>
            </w:r>
          </w:p>
          <w:p w:rsidR="005710AF" w:rsidRDefault="005710AF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-app-network</w:t>
            </w: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restart: on-failure</w:t>
            </w: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command: bash –c “</w:t>
            </w:r>
            <w:proofErr w:type="spellStart"/>
            <w:r>
              <w:rPr>
                <w:lang w:val="en-US"/>
              </w:rPr>
              <w:t>npm</w:t>
            </w:r>
            <w:proofErr w:type="spellEnd"/>
            <w:r>
              <w:rPr>
                <w:lang w:val="en-US"/>
              </w:rPr>
              <w:t xml:space="preserve"> run start”</w:t>
            </w:r>
          </w:p>
          <w:p w:rsidR="00F845FB" w:rsidRDefault="00F845FB">
            <w:pPr>
              <w:rPr>
                <w:lang w:val="en-US"/>
              </w:rPr>
            </w:pPr>
          </w:p>
          <w:p w:rsidR="00F845FB" w:rsidRDefault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:</w:t>
            </w:r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env_file</w:t>
            </w:r>
            <w:proofErr w:type="spellEnd"/>
            <w:r>
              <w:rPr>
                <w:lang w:val="en-US"/>
              </w:rPr>
              <w:t>: .</w:t>
            </w:r>
            <w:proofErr w:type="spellStart"/>
            <w:r>
              <w:rPr>
                <w:lang w:val="en-US"/>
              </w:rPr>
              <w:t>env</w:t>
            </w:r>
            <w:proofErr w:type="spellEnd"/>
          </w:p>
          <w:p w:rsidR="00F845FB" w:rsidRDefault="00F845FB" w:rsidP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container_name</w:t>
            </w:r>
            <w:proofErr w:type="spellEnd"/>
            <w:r>
              <w:rPr>
                <w:lang w:val="en-US"/>
              </w:rPr>
              <w:t>: ${APP_NAME}_admin</w:t>
            </w:r>
          </w:p>
          <w:p w:rsidR="00F845FB" w:rsidRDefault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build: services/</w:t>
            </w:r>
            <w:proofErr w:type="spellStart"/>
            <w:r>
              <w:rPr>
                <w:lang w:val="en-US"/>
              </w:rPr>
              <w:t>api</w:t>
            </w:r>
            <w:proofErr w:type="spellEnd"/>
          </w:p>
          <w:p w:rsidR="00F845FB" w:rsidRDefault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ports: </w:t>
            </w:r>
          </w:p>
          <w:p w:rsidR="00F845FB" w:rsidRDefault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-5000:5000</w:t>
            </w:r>
          </w:p>
          <w:p w:rsidR="00F845FB" w:rsidRDefault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>
              <w:rPr>
                <w:lang w:val="en-US"/>
              </w:rPr>
              <w:t>depends_on</w:t>
            </w:r>
            <w:proofErr w:type="spellEnd"/>
            <w:r>
              <w:rPr>
                <w:lang w:val="en-US"/>
              </w:rPr>
              <w:t>:</w:t>
            </w:r>
          </w:p>
          <w:p w:rsidR="00F845FB" w:rsidRDefault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-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</w:p>
          <w:p w:rsidR="00F845FB" w:rsidRDefault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restart: on-failure</w:t>
            </w:r>
          </w:p>
          <w:p w:rsidR="00F845FB" w:rsidRDefault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  command: bash –c “</w:t>
            </w:r>
            <w:proofErr w:type="spellStart"/>
            <w:r>
              <w:rPr>
                <w:lang w:val="en-US"/>
              </w:rPr>
              <w:t>npm</w:t>
            </w:r>
            <w:proofErr w:type="spellEnd"/>
            <w:r>
              <w:rPr>
                <w:lang w:val="en-US"/>
              </w:rPr>
              <w:t xml:space="preserve"> run </w:t>
            </w:r>
            <w:proofErr w:type="spellStart"/>
            <w:r>
              <w:rPr>
                <w:lang w:val="en-US"/>
              </w:rPr>
              <w:t>dev</w:t>
            </w:r>
            <w:proofErr w:type="spellEnd"/>
            <w:r>
              <w:rPr>
                <w:lang w:val="en-US"/>
              </w:rPr>
              <w:t>”</w:t>
            </w:r>
          </w:p>
          <w:p w:rsidR="00F845FB" w:rsidRDefault="00F845FB">
            <w:pPr>
              <w:rPr>
                <w:lang w:val="en-US"/>
              </w:rPr>
            </w:pPr>
          </w:p>
          <w:p w:rsidR="005710AF" w:rsidRDefault="005710AF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proofErr w:type="spellStart"/>
            <w:r>
              <w:rPr>
                <w:lang w:val="en-US"/>
              </w:rPr>
              <w:t>nginx</w:t>
            </w:r>
            <w:proofErr w:type="spellEnd"/>
            <w:r>
              <w:rPr>
                <w:lang w:val="en-US"/>
              </w:rPr>
              <w:t>:</w:t>
            </w:r>
          </w:p>
          <w:p w:rsidR="005710AF" w:rsidRDefault="005710AF">
            <w:pPr>
              <w:rPr>
                <w:lang w:val="en-US"/>
              </w:rPr>
            </w:pPr>
            <w:r>
              <w:rPr>
                <w:lang w:val="en-US"/>
              </w:rPr>
              <w:t xml:space="preserve">      image: </w:t>
            </w:r>
            <w:proofErr w:type="spellStart"/>
            <w:r>
              <w:rPr>
                <w:lang w:val="en-US"/>
              </w:rPr>
              <w:t>nginx:latest</w:t>
            </w:r>
            <w:proofErr w:type="spellEnd"/>
          </w:p>
          <w:p w:rsidR="005710AF" w:rsidRDefault="005710AF">
            <w:pPr>
              <w:rPr>
                <w:lang w:val="en-US"/>
              </w:rPr>
            </w:pPr>
            <w:r>
              <w:rPr>
                <w:lang w:val="en-US"/>
              </w:rPr>
              <w:t xml:space="preserve">      volumes:</w:t>
            </w:r>
          </w:p>
          <w:p w:rsidR="005710AF" w:rsidRDefault="005710AF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-./</w:t>
            </w:r>
            <w:proofErr w:type="spellStart"/>
            <w:r>
              <w:rPr>
                <w:lang w:val="en-US"/>
              </w:rPr>
              <w:t>nginx</w:t>
            </w:r>
            <w:proofErr w:type="spellEnd"/>
          </w:p>
          <w:p w:rsidR="005710AF" w:rsidRDefault="005710AF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-./</w:t>
            </w:r>
            <w:proofErr w:type="spellStart"/>
            <w:r>
              <w:rPr>
                <w:lang w:val="en-US"/>
              </w:rPr>
              <w:t>certbot</w:t>
            </w:r>
            <w:proofErr w:type="spellEnd"/>
            <w:r>
              <w:rPr>
                <w:lang w:val="en-US"/>
              </w:rPr>
              <w:t>/www</w:t>
            </w:r>
          </w:p>
          <w:p w:rsidR="00E1733D" w:rsidRDefault="00E1733D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-./</w:t>
            </w:r>
            <w:proofErr w:type="spellStart"/>
            <w:r>
              <w:rPr>
                <w:lang w:val="en-US"/>
              </w:rPr>
              <w:t>certbot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conf</w:t>
            </w:r>
            <w:proofErr w:type="spellEnd"/>
          </w:p>
          <w:p w:rsidR="005710AF" w:rsidRDefault="00E1733D">
            <w:pPr>
              <w:rPr>
                <w:lang w:val="en-US"/>
              </w:rPr>
            </w:pPr>
            <w:r>
              <w:rPr>
                <w:lang w:val="en-US"/>
              </w:rPr>
              <w:t xml:space="preserve">       ports</w:t>
            </w:r>
          </w:p>
          <w:p w:rsidR="00E1733D" w:rsidRDefault="00E1733D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-“80:80”</w:t>
            </w:r>
          </w:p>
          <w:p w:rsidR="00E1733D" w:rsidRDefault="00E1733D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-“443</w:t>
            </w:r>
          </w:p>
          <w:p w:rsidR="00E1733D" w:rsidRDefault="00E1733D">
            <w:pPr>
              <w:rPr>
                <w:lang w:val="en-US"/>
              </w:rPr>
            </w:pPr>
            <w:bookmarkStart w:id="1" w:name="_GoBack"/>
            <w:bookmarkEnd w:id="1"/>
          </w:p>
          <w:p w:rsidR="00E1733D" w:rsidRDefault="00E1733D">
            <w:pPr>
              <w:rPr>
                <w:lang w:val="en-US"/>
              </w:rPr>
            </w:pPr>
          </w:p>
          <w:p w:rsidR="00F845FB" w:rsidRDefault="00F845FB">
            <w:pPr>
              <w:rPr>
                <w:lang w:val="en-US"/>
              </w:rPr>
            </w:pPr>
            <w:r>
              <w:rPr>
                <w:lang w:val="en-US"/>
              </w:rPr>
              <w:t>volumes:</w:t>
            </w:r>
          </w:p>
          <w:p w:rsidR="00F845FB" w:rsidRDefault="00F845FB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data_postgres</w:t>
            </w:r>
            <w:proofErr w:type="spellEnd"/>
            <w:r>
              <w:rPr>
                <w:lang w:val="en-US"/>
              </w:rPr>
              <w:t>:</w:t>
            </w:r>
          </w:p>
        </w:tc>
      </w:tr>
      <w:tr w:rsidR="00664144" w:rsidRPr="00271E89" w:rsidTr="00047801">
        <w:tc>
          <w:tcPr>
            <w:tcW w:w="9345" w:type="dxa"/>
            <w:gridSpan w:val="2"/>
          </w:tcPr>
          <w:p w:rsidR="00664144" w:rsidRDefault="00664144">
            <w:pPr>
              <w:rPr>
                <w:lang w:val="en-US"/>
              </w:rPr>
            </w:pPr>
            <w:r>
              <w:rPr>
                <w:lang w:val="en-US"/>
              </w:rPr>
              <w:t>#commands</w:t>
            </w:r>
          </w:p>
          <w:p w:rsidR="00664144" w:rsidRDefault="0066414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compose up –d</w:t>
            </w:r>
          </w:p>
          <w:p w:rsidR="00664144" w:rsidRDefault="0066414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compose stop</w:t>
            </w:r>
          </w:p>
          <w:p w:rsidR="00664144" w:rsidRDefault="0066414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compose </w:t>
            </w:r>
            <w:proofErr w:type="spellStart"/>
            <w:r>
              <w:rPr>
                <w:lang w:val="en-US"/>
              </w:rPr>
              <w:t>rm</w:t>
            </w:r>
            <w:proofErr w:type="spellEnd"/>
          </w:p>
        </w:tc>
      </w:tr>
    </w:tbl>
    <w:p w:rsidR="00D82F47" w:rsidRPr="00271E89" w:rsidRDefault="00D82F47">
      <w:pPr>
        <w:rPr>
          <w:lang w:val="en-US"/>
        </w:rPr>
      </w:pPr>
    </w:p>
    <w:sectPr w:rsidR="00D82F47" w:rsidRPr="00271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F429E3"/>
    <w:multiLevelType w:val="hybridMultilevel"/>
    <w:tmpl w:val="18FA84A4"/>
    <w:lvl w:ilvl="0" w:tplc="FEFCB8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опер">
    <w15:presenceInfo w15:providerId="None" w15:userId="опе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BAA"/>
    <w:rsid w:val="0001329D"/>
    <w:rsid w:val="00047E48"/>
    <w:rsid w:val="001059EC"/>
    <w:rsid w:val="0012461B"/>
    <w:rsid w:val="001A3387"/>
    <w:rsid w:val="0022596B"/>
    <w:rsid w:val="00271E89"/>
    <w:rsid w:val="002A7F15"/>
    <w:rsid w:val="003163CA"/>
    <w:rsid w:val="003D5266"/>
    <w:rsid w:val="00406058"/>
    <w:rsid w:val="004B2E70"/>
    <w:rsid w:val="004C240F"/>
    <w:rsid w:val="004F0945"/>
    <w:rsid w:val="00516A91"/>
    <w:rsid w:val="005710AF"/>
    <w:rsid w:val="00635BA9"/>
    <w:rsid w:val="00664144"/>
    <w:rsid w:val="00702531"/>
    <w:rsid w:val="007B16CB"/>
    <w:rsid w:val="00805DD8"/>
    <w:rsid w:val="00812BAA"/>
    <w:rsid w:val="00A84164"/>
    <w:rsid w:val="00AF78F1"/>
    <w:rsid w:val="00B109BD"/>
    <w:rsid w:val="00B56FA7"/>
    <w:rsid w:val="00B72643"/>
    <w:rsid w:val="00B74DE0"/>
    <w:rsid w:val="00B77566"/>
    <w:rsid w:val="00BE79F3"/>
    <w:rsid w:val="00C5259A"/>
    <w:rsid w:val="00CE15EA"/>
    <w:rsid w:val="00D82F47"/>
    <w:rsid w:val="00E1733D"/>
    <w:rsid w:val="00E72057"/>
    <w:rsid w:val="00ED779F"/>
    <w:rsid w:val="00EE5FA8"/>
    <w:rsid w:val="00F845FB"/>
    <w:rsid w:val="00FC6359"/>
    <w:rsid w:val="00FE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A58B5C-4080-451C-83C0-9B062101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2F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82F47"/>
    <w:pPr>
      <w:ind w:left="720"/>
      <w:contextualSpacing/>
    </w:pPr>
  </w:style>
  <w:style w:type="character" w:styleId="a5">
    <w:name w:val="line number"/>
    <w:basedOn w:val="a0"/>
    <w:uiPriority w:val="99"/>
    <w:semiHidden/>
    <w:unhideWhenUsed/>
    <w:rsid w:val="00B72643"/>
  </w:style>
  <w:style w:type="character" w:styleId="a6">
    <w:name w:val="Hyperlink"/>
    <w:basedOn w:val="a0"/>
    <w:uiPriority w:val="99"/>
    <w:unhideWhenUsed/>
    <w:rsid w:val="00B56FA7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B56F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56F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509AA-B0E1-4A6B-82DD-052EF1300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1627</Words>
  <Characters>9277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опер</dc:creator>
  <cp:keywords/>
  <dc:description/>
  <cp:lastModifiedBy>опер</cp:lastModifiedBy>
  <cp:revision>2</cp:revision>
  <dcterms:created xsi:type="dcterms:W3CDTF">2025-12-26T12:52:00Z</dcterms:created>
  <dcterms:modified xsi:type="dcterms:W3CDTF">2025-12-26T12:52:00Z</dcterms:modified>
</cp:coreProperties>
</file>